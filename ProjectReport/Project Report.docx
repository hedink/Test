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57D3A6" w14:textId="208525DC" w:rsidR="00404964" w:rsidRDefault="00404964" w:rsidP="00404964"/>
    <w:p w14:paraId="157431BC" w14:textId="77777777" w:rsidR="0033447A" w:rsidRDefault="0033447A" w:rsidP="0033447A">
      <w:pPr>
        <w:pStyle w:val="1"/>
      </w:pPr>
      <w:r>
        <w:rPr>
          <w:rFonts w:hint="eastAsia"/>
        </w:rPr>
        <w:t>E</w:t>
      </w:r>
      <w:r>
        <w:t>xecutive Summary</w:t>
      </w:r>
    </w:p>
    <w:p w14:paraId="3BEC1DED" w14:textId="7427D78A" w:rsidR="0033447A" w:rsidRDefault="0033447A" w:rsidP="0033447A">
      <w:r>
        <w:t xml:space="preserve">Since the COVID-19 global pandemic hit in December 2019, its outbreak has dramatically impacted the world on every level. In Singapore, people have experienced changes in the job market, job postings fell by around 15 percent year-on-year since April 2020, and hiring growth rates have declined since February 2020. Unemployment is expected to spike to 5 percent or more. </w:t>
      </w:r>
    </w:p>
    <w:p w14:paraId="2A5C56DC" w14:textId="7F8F4AB3" w:rsidR="0033447A" w:rsidRDefault="0033447A" w:rsidP="0033447A">
      <w:r>
        <w:t>Under this situation, more and more companies post their job positions online, remote-working also becomes mainstream. On the other hand, job scams are on the rise as well. According to an annual Flewjob survey</w:t>
      </w:r>
      <w:r w:rsidR="0074087D">
        <w:fldChar w:fldCharType="begin"/>
      </w:r>
      <w:r w:rsidR="0074087D">
        <w:instrText xml:space="preserve"> REF _Ref54596224 \r \h </w:instrText>
      </w:r>
      <w:r w:rsidR="0074087D">
        <w:fldChar w:fldCharType="separate"/>
      </w:r>
      <w:r w:rsidR="0074087D">
        <w:t>[1]</w:t>
      </w:r>
      <w:r w:rsidR="0074087D">
        <w:fldChar w:fldCharType="end"/>
      </w:r>
      <w:r>
        <w:t>, nearly 20% of job seekers have been</w:t>
      </w:r>
      <w:ins w:id="0" w:author="Shi Zhaoheng" w:date="2020-10-28T20:48:00Z">
        <w:r w:rsidR="007D49CD">
          <w:t xml:space="preserve"> </w:t>
        </w:r>
        <w:r w:rsidR="007D49CD">
          <w:rPr>
            <w:rFonts w:asciiTheme="minorEastAsia" w:eastAsiaTheme="minorEastAsia" w:hAnsiTheme="minorEastAsia" w:hint="eastAsia"/>
          </w:rPr>
          <w:t>the</w:t>
        </w:r>
      </w:ins>
      <w:r>
        <w:t xml:space="preserve"> victim of a job scam (up from 13% in 2016).</w:t>
      </w:r>
    </w:p>
    <w:p w14:paraId="5FC6FE07" w14:textId="3A9F8747" w:rsidR="0033447A" w:rsidRDefault="0033447A" w:rsidP="0033447A">
      <w:r>
        <w:t>In response to this new challenge in the COVID-19 pandemic, our team decided to build an intelligent pattern recognition system to help job seekers to avoid fraudulent job ads. This system can learn patterns from training data – Employment Scam Aegean Dataset from the University of the Aegean(http://emscad.samos.aegean.gr/), and be able to predict potential fraudulent job ads.</w:t>
      </w:r>
    </w:p>
    <w:p w14:paraId="2076A19A" w14:textId="1C3BBBC7" w:rsidR="0033447A" w:rsidRDefault="0033447A" w:rsidP="0033447A">
      <w:r>
        <w:t xml:space="preserve">We began by dealing with the unbalanced dataset, and utilize ensemble learning to learn patterns from structured data as well as unstructured data (Text) simultaneously. After that, a web-based user interface was implemented then the system becomes useable.  </w:t>
      </w:r>
    </w:p>
    <w:p w14:paraId="2142F386" w14:textId="114B9910" w:rsidR="00404964" w:rsidRPr="0033447A" w:rsidRDefault="0033447A" w:rsidP="00404964">
      <w:r>
        <w:rPr>
          <w:rFonts w:hint="eastAsia"/>
        </w:rPr>
        <w:t>W</w:t>
      </w:r>
      <w:r>
        <w:t>e hope this system can help job seekers still be struggling to find jobs during a time of uncertainty.</w:t>
      </w:r>
    </w:p>
    <w:p w14:paraId="7FEBA187" w14:textId="3ED12A7D" w:rsidR="00491037" w:rsidRDefault="00491037" w:rsidP="00CF1049">
      <w:pPr>
        <w:pStyle w:val="1"/>
      </w:pPr>
      <w:r>
        <w:t>Project overview</w:t>
      </w:r>
    </w:p>
    <w:p w14:paraId="2165A57C" w14:textId="77777777" w:rsidR="0033447A" w:rsidRDefault="0033447A" w:rsidP="0033447A">
      <w:pPr>
        <w:pStyle w:val="2"/>
      </w:pPr>
      <w:r>
        <w:rPr>
          <w:rFonts w:hint="eastAsia"/>
        </w:rPr>
        <w:t>P</w:t>
      </w:r>
      <w:r>
        <w:t>roblem Statement</w:t>
      </w:r>
    </w:p>
    <w:p w14:paraId="7D626695" w14:textId="77CB6198" w:rsidR="0033447A" w:rsidRDefault="0033447A" w:rsidP="0033447A">
      <w:r>
        <w:t>To learn the pattern from</w:t>
      </w:r>
      <w:ins w:id="1" w:author="Shi Zhaoheng" w:date="2020-10-28T20:51:00Z">
        <w:r w:rsidR="007D49CD">
          <w:t xml:space="preserve"> the</w:t>
        </w:r>
      </w:ins>
      <w:r>
        <w:t xml:space="preserve"> dataset and make accurate predictions, this project facing these major problems:</w:t>
      </w:r>
    </w:p>
    <w:p w14:paraId="67E2DE05" w14:textId="446B9F55" w:rsidR="0033447A" w:rsidRDefault="0033447A" w:rsidP="0033447A">
      <w:r w:rsidRPr="00101832">
        <w:rPr>
          <w:rFonts w:hint="eastAsia"/>
          <w:b/>
          <w:bCs/>
        </w:rPr>
        <w:t>U</w:t>
      </w:r>
      <w:r w:rsidRPr="00101832">
        <w:rPr>
          <w:b/>
          <w:bCs/>
        </w:rPr>
        <w:t>nbalanced data:</w:t>
      </w:r>
      <w:r>
        <w:rPr>
          <w:b/>
          <w:bCs/>
        </w:rPr>
        <w:t xml:space="preserve"> </w:t>
      </w:r>
      <w:r>
        <w:t>Over 95%</w:t>
      </w:r>
      <w:ins w:id="2" w:author="Shi Zhaoheng" w:date="2020-10-28T20:52:00Z">
        <w:r w:rsidR="007D49CD">
          <w:t xml:space="preserve"> of</w:t>
        </w:r>
      </w:ins>
      <w:r>
        <w:t xml:space="preserve"> job ads in </w:t>
      </w:r>
      <w:ins w:id="3" w:author="Shi Zhaoheng" w:date="2020-10-28T20:52:00Z">
        <w:r w:rsidR="007D49CD">
          <w:t xml:space="preserve">the </w:t>
        </w:r>
      </w:ins>
      <w:r>
        <w:t xml:space="preserve">training dataset </w:t>
      </w:r>
      <w:ins w:id="4" w:author="Shi Zhaoheng" w:date="2020-10-28T20:53:00Z">
        <w:r w:rsidR="007F4507">
          <w:t xml:space="preserve">are </w:t>
        </w:r>
      </w:ins>
      <w:del w:id="5" w:author="Shi Zhaoheng" w:date="2020-10-28T20:53:00Z">
        <w:r w:rsidDel="007F4507">
          <w:delText xml:space="preserve">is </w:delText>
        </w:r>
      </w:del>
      <w:r>
        <w:t>legitimate, fraudulent job ads only a small portion.</w:t>
      </w:r>
    </w:p>
    <w:p w14:paraId="056C4D85" w14:textId="63A0B6C6" w:rsidR="0033447A" w:rsidRPr="0077379F" w:rsidRDefault="0033447A" w:rsidP="0033447A">
      <w:r w:rsidRPr="0077379F">
        <w:rPr>
          <w:rFonts w:hint="eastAsia"/>
          <w:b/>
          <w:bCs/>
        </w:rPr>
        <w:t>S</w:t>
      </w:r>
      <w:r w:rsidRPr="0077379F">
        <w:rPr>
          <w:b/>
          <w:bCs/>
        </w:rPr>
        <w:t xml:space="preserve">tructured vs Unstructured </w:t>
      </w:r>
      <w:r>
        <w:rPr>
          <w:b/>
          <w:bCs/>
        </w:rPr>
        <w:t>D</w:t>
      </w:r>
      <w:r w:rsidRPr="0077379F">
        <w:rPr>
          <w:b/>
          <w:bCs/>
        </w:rPr>
        <w:t>ata</w:t>
      </w:r>
      <w:r>
        <w:rPr>
          <w:b/>
          <w:bCs/>
        </w:rPr>
        <w:t xml:space="preserve">: </w:t>
      </w:r>
      <w:r>
        <w:t xml:space="preserve">A job ad is a combination of structured data (e.g. location, salary range…) and unstructured data (text like </w:t>
      </w:r>
      <w:ins w:id="6" w:author="Shi Zhaoheng" w:date="2020-10-28T20:53:00Z">
        <w:r w:rsidR="007F4507">
          <w:t xml:space="preserve">the </w:t>
        </w:r>
      </w:ins>
      <w:r>
        <w:t>description of a job). Our machine learning algorithm needs to learn these two kinds simultaneously to make unbiased predictions.</w:t>
      </w:r>
    </w:p>
    <w:p w14:paraId="26E6A9C8" w14:textId="77777777" w:rsidR="0033447A" w:rsidRDefault="0033447A" w:rsidP="0033447A">
      <w:pPr>
        <w:pStyle w:val="2"/>
      </w:pPr>
      <w:r>
        <w:rPr>
          <w:rFonts w:hint="eastAsia"/>
        </w:rPr>
        <w:lastRenderedPageBreak/>
        <w:t>P</w:t>
      </w:r>
      <w:r>
        <w:t>roject Objective</w:t>
      </w:r>
    </w:p>
    <w:p w14:paraId="7A0C158D" w14:textId="184FD336" w:rsidR="0033447A" w:rsidRPr="007B535B" w:rsidRDefault="0033447A" w:rsidP="0033447A">
      <w:r>
        <w:t>The object of our project is to build a web-based system to help job seekers to find potential fraudulent job ads. Users can enter job ads’ information through a web page then the system will predict if this ad is fake or not and return the result. Our team</w:t>
      </w:r>
      <w:r>
        <w:rPr>
          <w:rFonts w:hint="eastAsia"/>
        </w:rPr>
        <w:t xml:space="preserve"> </w:t>
      </w:r>
      <w:r>
        <w:t xml:space="preserve">is expected to use and apply various techniques learned in the </w:t>
      </w:r>
      <w:r w:rsidRPr="00A562C2">
        <w:t>Graduate Cert in Pattern Recognition Systems</w:t>
      </w:r>
      <w:r>
        <w:t xml:space="preserve"> and other modules in </w:t>
      </w:r>
      <w:ins w:id="7" w:author="Shi Zhaoheng" w:date="2020-10-28T21:28:00Z">
        <w:r w:rsidR="00274164">
          <w:t xml:space="preserve">the </w:t>
        </w:r>
      </w:ins>
      <w:r>
        <w:t>MTech course.</w:t>
      </w:r>
    </w:p>
    <w:p w14:paraId="3CA3AF65" w14:textId="77777777" w:rsidR="0033447A" w:rsidRDefault="0033447A" w:rsidP="0033447A">
      <w:pPr>
        <w:pStyle w:val="2"/>
      </w:pPr>
      <w:r>
        <w:rPr>
          <w:rFonts w:hint="eastAsia"/>
        </w:rPr>
        <w:t>P</w:t>
      </w:r>
      <w:r>
        <w:t>roject Scope</w:t>
      </w:r>
    </w:p>
    <w:p w14:paraId="1F6B7D1A" w14:textId="71BEF383" w:rsidR="0033447A" w:rsidRDefault="0033447A" w:rsidP="0033447A">
      <w:r>
        <w:t>The proposed system will include:</w:t>
      </w:r>
    </w:p>
    <w:p w14:paraId="79AB061D" w14:textId="77777777" w:rsidR="0033447A" w:rsidRDefault="0033447A" w:rsidP="0033447A">
      <w:pPr>
        <w:pStyle w:val="a3"/>
        <w:widowControl w:val="0"/>
        <w:numPr>
          <w:ilvl w:val="0"/>
          <w:numId w:val="19"/>
        </w:numPr>
        <w:ind w:firstLineChars="0"/>
      </w:pPr>
      <w:r>
        <w:t xml:space="preserve">A preprocess program that can augment unbalanced raw data. This program should not only be able to process the dataset we selected, but also need to handle </w:t>
      </w:r>
      <w:r>
        <w:rPr>
          <w:rFonts w:hint="eastAsia"/>
        </w:rPr>
        <w:t>subsequent</w:t>
      </w:r>
      <w:r>
        <w:t xml:space="preserve"> new data because, in reality, fraudulent job ads will always be the </w:t>
      </w:r>
      <w:r>
        <w:rPr>
          <w:rFonts w:hint="eastAsia"/>
        </w:rPr>
        <w:t>minority</w:t>
      </w:r>
      <w:r>
        <w:t>. That means although we may update the training dataset, the requirement of unbalanced data augmentation will always exist.</w:t>
      </w:r>
    </w:p>
    <w:p w14:paraId="3116852A" w14:textId="77777777" w:rsidR="0033447A" w:rsidRDefault="0033447A" w:rsidP="0033447A">
      <w:pPr>
        <w:pStyle w:val="a3"/>
        <w:widowControl w:val="0"/>
        <w:numPr>
          <w:ilvl w:val="0"/>
          <w:numId w:val="19"/>
        </w:numPr>
        <w:ind w:firstLineChars="0"/>
      </w:pPr>
      <w:r>
        <w:t>Training an ensemble learning classifier. Giving the information about certain job ads, it can predict whether it’s fake or not.</w:t>
      </w:r>
    </w:p>
    <w:p w14:paraId="45232B1F" w14:textId="63E2B024" w:rsidR="00CF1049" w:rsidRPr="0074087D" w:rsidRDefault="0033447A" w:rsidP="00CF1049">
      <w:pPr>
        <w:pStyle w:val="a3"/>
        <w:widowControl w:val="0"/>
        <w:numPr>
          <w:ilvl w:val="0"/>
          <w:numId w:val="19"/>
        </w:numPr>
        <w:ind w:firstLineChars="0"/>
      </w:pPr>
      <w:r>
        <w:t xml:space="preserve">Deploy a website with the classifier running on the server, and make some web pages as the user interface. </w:t>
      </w:r>
    </w:p>
    <w:p w14:paraId="4FCE79CD" w14:textId="5B02D239" w:rsidR="00491037" w:rsidRDefault="00491037" w:rsidP="00CF1049">
      <w:pPr>
        <w:pStyle w:val="2"/>
      </w:pPr>
      <w:r>
        <w:t>Business value</w:t>
      </w:r>
    </w:p>
    <w:p w14:paraId="6821E688" w14:textId="6C8E9273" w:rsidR="00CF1049" w:rsidRDefault="00CF1049" w:rsidP="00CF1049">
      <w:r>
        <w:t>In recent years, the unemployment rate has increased, and a job is very important for people. Therefore, a lot of lawbreakers may issue some fraudulent job advertisements to defraud. If people are cheated, they will lose not only a job</w:t>
      </w:r>
      <w:del w:id="8" w:author="Shi Zhaoheng" w:date="2020-10-28T21:34:00Z">
        <w:r w:rsidDel="00274164">
          <w:delText>,</w:delText>
        </w:r>
      </w:del>
      <w:r>
        <w:t xml:space="preserve"> but also money, future</w:t>
      </w:r>
      <w:ins w:id="9" w:author="Shi Zhaoheng" w:date="2020-10-28T21:35:00Z">
        <w:r w:rsidR="00274164">
          <w:t>,</w:t>
        </w:r>
      </w:ins>
      <w:r>
        <w:t xml:space="preserve"> and important personal information. Therefore, we hope to develop a fraudulent job detection system to provide a reference for people who need a job.</w:t>
      </w:r>
    </w:p>
    <w:p w14:paraId="1647BB83" w14:textId="7795E4EE" w:rsidR="00CF1049" w:rsidRPr="00CF1049" w:rsidRDefault="00CF1049" w:rsidP="00CF1049">
      <w:r>
        <w:t>Besides, For the operators of the job ads website, our system is also very useful, because They care very much about whether their information is true or not and whether anyone is cheated because of their information.</w:t>
      </w:r>
    </w:p>
    <w:p w14:paraId="63FB5829" w14:textId="0EFFF747" w:rsidR="00491037" w:rsidRDefault="00AA5071" w:rsidP="00CF1049">
      <w:pPr>
        <w:pStyle w:val="2"/>
      </w:pPr>
      <w:r>
        <w:t>The Employment Scam Aegean Dataset</w:t>
      </w:r>
    </w:p>
    <w:p w14:paraId="7B1AACA5" w14:textId="5DB03FAC" w:rsidR="00B067D1" w:rsidRDefault="00B067D1" w:rsidP="00B067D1">
      <w:r>
        <w:t>The Employment Scam Aegean Dataset (EMSCAD) is a publicly available dataset containing 17,880 real-life job ads that aim</w:t>
      </w:r>
      <w:del w:id="10" w:author="Shi Zhaoheng" w:date="2020-10-28T21:36:00Z">
        <w:r w:rsidDel="00274164">
          <w:delText>s</w:delText>
        </w:r>
      </w:del>
      <w:r>
        <w:t xml:space="preserve"> at providing a clear picture of the Employment Scam problem to the research community and can act as a valuable testbed for scientists working </w:t>
      </w:r>
      <w:ins w:id="11" w:author="Shi Zhaoheng" w:date="2020-10-28T21:37:00Z">
        <w:r w:rsidR="00274164">
          <w:t>in</w:t>
        </w:r>
      </w:ins>
      <w:del w:id="12" w:author="Shi Zhaoheng" w:date="2020-10-28T21:37:00Z">
        <w:r w:rsidDel="00274164">
          <w:delText>on</w:delText>
        </w:r>
      </w:del>
      <w:r>
        <w:t xml:space="preserve"> the field. </w:t>
      </w:r>
      <w:r w:rsidR="00A31235">
        <w:t xml:space="preserve">The </w:t>
      </w:r>
      <w:r>
        <w:t>first publication is available online by MDPI Future Internet Journal.</w:t>
      </w:r>
    </w:p>
    <w:p w14:paraId="73A0F34F" w14:textId="77777777" w:rsidR="00B067D1" w:rsidRDefault="00B067D1" w:rsidP="00B067D1">
      <w:r>
        <w:t>EMSCAD records were manually annotated and classified into two categories. More specifically, the dataset contains 17,014 legitimate and 866 fraudulent job ads published between 2012 to 2014.</w:t>
      </w:r>
    </w:p>
    <w:p w14:paraId="6D3C65EB" w14:textId="4D878199" w:rsidR="00CF1049" w:rsidRDefault="00CF1049" w:rsidP="00B067D1">
      <w:r>
        <w:lastRenderedPageBreak/>
        <w:t>There are 3 main-type features of our dataset: phrases, boolean value</w:t>
      </w:r>
      <w:ins w:id="13" w:author="Shi Zhaoheng" w:date="2020-10-28T21:38:00Z">
        <w:r w:rsidR="00274164">
          <w:t>s</w:t>
        </w:r>
      </w:ins>
      <w:r>
        <w:t>, long text(sentence)</w:t>
      </w:r>
      <w:r>
        <w:rPr>
          <w:rFonts w:hint="eastAsia"/>
        </w:rPr>
        <w:t>.</w:t>
      </w:r>
      <w:r>
        <w:t xml:space="preserve"> this is the distribution of fraudulent feature</w:t>
      </w:r>
      <w:r w:rsidR="005D329A">
        <w:t>, as</w:t>
      </w:r>
      <w:r w:rsidR="0044609C">
        <w:t xml:space="preserve"> </w:t>
      </w:r>
      <w:r w:rsidR="0044609C">
        <w:fldChar w:fldCharType="begin"/>
      </w:r>
      <w:r w:rsidR="0044609C">
        <w:instrText xml:space="preserve"> REF _Ref54212734 \r \h </w:instrText>
      </w:r>
      <w:r w:rsidR="0044609C">
        <w:fldChar w:fldCharType="separate"/>
      </w:r>
      <w:r w:rsidR="0044609C">
        <w:t>Table 1</w:t>
      </w:r>
      <w:r w:rsidR="0044609C">
        <w:fldChar w:fldCharType="end"/>
      </w:r>
      <w:r w:rsidR="005D329A">
        <w:t xml:space="preserve"> showing below.</w:t>
      </w:r>
    </w:p>
    <w:p w14:paraId="17B871DB" w14:textId="77777777" w:rsidR="00AA5071" w:rsidRDefault="00AA5071" w:rsidP="00B067D1"/>
    <w:tbl>
      <w:tblPr>
        <w:tblStyle w:val="a5"/>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56"/>
        <w:gridCol w:w="5040"/>
      </w:tblGrid>
      <w:tr w:rsidR="00AA5071" w14:paraId="60AE0DD3" w14:textId="77777777" w:rsidTr="00AA5071">
        <w:tc>
          <w:tcPr>
            <w:tcW w:w="8296" w:type="dxa"/>
            <w:gridSpan w:val="2"/>
            <w:shd w:val="clear" w:color="auto" w:fill="D0CECE" w:themeFill="background2" w:themeFillShade="E6"/>
          </w:tcPr>
          <w:p w14:paraId="2BD9E189" w14:textId="52990477" w:rsidR="00AA5071" w:rsidRDefault="00AA5071" w:rsidP="00B067D1">
            <w:r>
              <w:t>String</w:t>
            </w:r>
          </w:p>
        </w:tc>
      </w:tr>
      <w:tr w:rsidR="00B067D1" w14:paraId="694B873A" w14:textId="77777777" w:rsidTr="00AA5071">
        <w:tc>
          <w:tcPr>
            <w:tcW w:w="3256" w:type="dxa"/>
          </w:tcPr>
          <w:p w14:paraId="10553551" w14:textId="1702BA37" w:rsidR="00B067D1" w:rsidRDefault="00B067D1" w:rsidP="00B067D1">
            <w:r>
              <w:t>Name</w:t>
            </w:r>
          </w:p>
        </w:tc>
        <w:tc>
          <w:tcPr>
            <w:tcW w:w="5040" w:type="dxa"/>
          </w:tcPr>
          <w:p w14:paraId="2FEB19DA" w14:textId="12EDB752" w:rsidR="00B067D1" w:rsidRDefault="00B067D1" w:rsidP="00B067D1">
            <w:r>
              <w:t>Description</w:t>
            </w:r>
          </w:p>
        </w:tc>
      </w:tr>
      <w:tr w:rsidR="00B067D1" w14:paraId="1A96A2E2" w14:textId="77777777" w:rsidTr="00AA5071">
        <w:tc>
          <w:tcPr>
            <w:tcW w:w="3256" w:type="dxa"/>
          </w:tcPr>
          <w:p w14:paraId="118F9D68" w14:textId="1CA821C3" w:rsidR="00B067D1" w:rsidRDefault="00B067D1" w:rsidP="00B067D1">
            <w:r>
              <w:t>Title</w:t>
            </w:r>
          </w:p>
        </w:tc>
        <w:tc>
          <w:tcPr>
            <w:tcW w:w="5040" w:type="dxa"/>
          </w:tcPr>
          <w:p w14:paraId="4D965062" w14:textId="7CC19FF2" w:rsidR="00B067D1" w:rsidRDefault="00B067D1" w:rsidP="00B067D1">
            <w:r>
              <w:t>The title of the job ad entry</w:t>
            </w:r>
          </w:p>
        </w:tc>
      </w:tr>
      <w:tr w:rsidR="00B067D1" w14:paraId="66B0FC5B" w14:textId="77777777" w:rsidTr="00AA5071">
        <w:tc>
          <w:tcPr>
            <w:tcW w:w="3256" w:type="dxa"/>
          </w:tcPr>
          <w:p w14:paraId="1FF3856E" w14:textId="06DE7B80" w:rsidR="00B067D1" w:rsidRDefault="00B067D1" w:rsidP="00B067D1">
            <w:r>
              <w:t>Location</w:t>
            </w:r>
          </w:p>
        </w:tc>
        <w:tc>
          <w:tcPr>
            <w:tcW w:w="5040" w:type="dxa"/>
          </w:tcPr>
          <w:p w14:paraId="5C5291D2" w14:textId="1BA7C630" w:rsidR="00B067D1" w:rsidRDefault="00B067D1" w:rsidP="00B067D1">
            <w:r>
              <w:t>Geographical location of the job ad</w:t>
            </w:r>
          </w:p>
        </w:tc>
      </w:tr>
      <w:tr w:rsidR="00B067D1" w14:paraId="791F67BD" w14:textId="77777777" w:rsidTr="00AA5071">
        <w:tc>
          <w:tcPr>
            <w:tcW w:w="3256" w:type="dxa"/>
          </w:tcPr>
          <w:p w14:paraId="2ECE0B72" w14:textId="46245DE6" w:rsidR="00B067D1" w:rsidRDefault="00B067D1" w:rsidP="00B067D1">
            <w:r>
              <w:t>Department</w:t>
            </w:r>
          </w:p>
        </w:tc>
        <w:tc>
          <w:tcPr>
            <w:tcW w:w="5040" w:type="dxa"/>
          </w:tcPr>
          <w:p w14:paraId="3199ECD5" w14:textId="133C96F5" w:rsidR="00B067D1" w:rsidRDefault="00B067D1" w:rsidP="00B067D1">
            <w:r>
              <w:t>Corporate department (e.g. sales)</w:t>
            </w:r>
          </w:p>
        </w:tc>
      </w:tr>
      <w:tr w:rsidR="00B067D1" w14:paraId="1091BC7F" w14:textId="77777777" w:rsidTr="00AA5071">
        <w:tc>
          <w:tcPr>
            <w:tcW w:w="3256" w:type="dxa"/>
          </w:tcPr>
          <w:p w14:paraId="44DBBEFD" w14:textId="7BF3C158" w:rsidR="00B067D1" w:rsidRDefault="00B067D1" w:rsidP="00B067D1">
            <w:r>
              <w:t>Salary range</w:t>
            </w:r>
          </w:p>
        </w:tc>
        <w:tc>
          <w:tcPr>
            <w:tcW w:w="5040" w:type="dxa"/>
          </w:tcPr>
          <w:p w14:paraId="3D3AB72B" w14:textId="7732AF78" w:rsidR="00B067D1" w:rsidRDefault="00B067D1" w:rsidP="00B067D1">
            <w:r>
              <w:t>Indicative salary range (e.g. $50,000-$60,000)</w:t>
            </w:r>
          </w:p>
        </w:tc>
      </w:tr>
      <w:tr w:rsidR="00AA5071" w14:paraId="70AEA0EF" w14:textId="77777777" w:rsidTr="00AA5071">
        <w:tc>
          <w:tcPr>
            <w:tcW w:w="8296" w:type="dxa"/>
            <w:gridSpan w:val="2"/>
            <w:shd w:val="clear" w:color="auto" w:fill="D0CECE" w:themeFill="background2" w:themeFillShade="E6"/>
          </w:tcPr>
          <w:p w14:paraId="0D437A11" w14:textId="58E3E444" w:rsidR="00AA5071" w:rsidRDefault="00AA5071" w:rsidP="00B067D1">
            <w:r>
              <w:t>HTML fragment</w:t>
            </w:r>
          </w:p>
        </w:tc>
      </w:tr>
      <w:tr w:rsidR="00B067D1" w14:paraId="6CDB350A" w14:textId="77777777" w:rsidTr="00AA5071">
        <w:tc>
          <w:tcPr>
            <w:tcW w:w="3256" w:type="dxa"/>
          </w:tcPr>
          <w:p w14:paraId="7660EAF4" w14:textId="3FFC7BCF" w:rsidR="00B067D1" w:rsidRDefault="00AA5071" w:rsidP="00B067D1">
            <w:r>
              <w:t>Company profile</w:t>
            </w:r>
          </w:p>
        </w:tc>
        <w:tc>
          <w:tcPr>
            <w:tcW w:w="5040" w:type="dxa"/>
          </w:tcPr>
          <w:p w14:paraId="7F2295D6" w14:textId="2541BB5D" w:rsidR="00B067D1" w:rsidRDefault="00AA5071" w:rsidP="00B067D1">
            <w:r>
              <w:t>A brief company description</w:t>
            </w:r>
          </w:p>
        </w:tc>
      </w:tr>
      <w:tr w:rsidR="00AA5071" w14:paraId="41C54636" w14:textId="77777777" w:rsidTr="00AA5071">
        <w:tc>
          <w:tcPr>
            <w:tcW w:w="3256" w:type="dxa"/>
          </w:tcPr>
          <w:p w14:paraId="17FAAFF3" w14:textId="272EFE6C" w:rsidR="00AA5071" w:rsidRDefault="00AA5071" w:rsidP="00B067D1">
            <w:r>
              <w:t>Description</w:t>
            </w:r>
          </w:p>
        </w:tc>
        <w:tc>
          <w:tcPr>
            <w:tcW w:w="5040" w:type="dxa"/>
          </w:tcPr>
          <w:p w14:paraId="073CC7AF" w14:textId="000D2AEE" w:rsidR="00AA5071" w:rsidRDefault="00AA5071" w:rsidP="00B067D1">
            <w:r>
              <w:t>The details description of the job ad</w:t>
            </w:r>
          </w:p>
        </w:tc>
      </w:tr>
      <w:tr w:rsidR="00AA5071" w14:paraId="647EDB3A" w14:textId="77777777" w:rsidTr="00AA5071">
        <w:tc>
          <w:tcPr>
            <w:tcW w:w="3256" w:type="dxa"/>
          </w:tcPr>
          <w:p w14:paraId="0EA39C3E" w14:textId="09C0558D" w:rsidR="00AA5071" w:rsidRDefault="00AA5071" w:rsidP="00B067D1">
            <w:r>
              <w:t>Benefits</w:t>
            </w:r>
          </w:p>
        </w:tc>
        <w:tc>
          <w:tcPr>
            <w:tcW w:w="5040" w:type="dxa"/>
          </w:tcPr>
          <w:p w14:paraId="35ADB829" w14:textId="2BB97315" w:rsidR="00AA5071" w:rsidRDefault="00AA5071" w:rsidP="00B067D1">
            <w:r>
              <w:t>Enlisted offered benefits by the employer</w:t>
            </w:r>
          </w:p>
        </w:tc>
      </w:tr>
      <w:tr w:rsidR="00AA5071" w14:paraId="653C6C66" w14:textId="77777777" w:rsidTr="00AA5071">
        <w:tc>
          <w:tcPr>
            <w:tcW w:w="3256" w:type="dxa"/>
          </w:tcPr>
          <w:p w14:paraId="6BEE8A20" w14:textId="3CB96E9C" w:rsidR="00AA5071" w:rsidRDefault="00AA5071" w:rsidP="00B067D1">
            <w:r>
              <w:t>Requirements</w:t>
            </w:r>
          </w:p>
        </w:tc>
        <w:tc>
          <w:tcPr>
            <w:tcW w:w="5040" w:type="dxa"/>
          </w:tcPr>
          <w:p w14:paraId="3935EFC7" w14:textId="69D99BEF" w:rsidR="00AA5071" w:rsidRDefault="00AA5071" w:rsidP="00B067D1">
            <w:r>
              <w:t>Enlisted requirements for the job opening</w:t>
            </w:r>
          </w:p>
        </w:tc>
      </w:tr>
      <w:tr w:rsidR="00AA5071" w14:paraId="0713EE33" w14:textId="77777777" w:rsidTr="00AA5071">
        <w:tc>
          <w:tcPr>
            <w:tcW w:w="8296" w:type="dxa"/>
            <w:gridSpan w:val="2"/>
            <w:shd w:val="clear" w:color="auto" w:fill="D0CECE" w:themeFill="background2" w:themeFillShade="E6"/>
          </w:tcPr>
          <w:p w14:paraId="11125357" w14:textId="67CE633C" w:rsidR="00AA5071" w:rsidRDefault="00AA5071" w:rsidP="00B067D1">
            <w:r>
              <w:t>Binary</w:t>
            </w:r>
          </w:p>
        </w:tc>
      </w:tr>
      <w:tr w:rsidR="00AA5071" w14:paraId="47788DA6" w14:textId="77777777" w:rsidTr="00AA5071">
        <w:tc>
          <w:tcPr>
            <w:tcW w:w="3256" w:type="dxa"/>
          </w:tcPr>
          <w:p w14:paraId="478F863B" w14:textId="1B2B6F17" w:rsidR="00AA5071" w:rsidRDefault="00AA5071" w:rsidP="00B067D1">
            <w:r>
              <w:t>Telecommuting</w:t>
            </w:r>
          </w:p>
        </w:tc>
        <w:tc>
          <w:tcPr>
            <w:tcW w:w="5040" w:type="dxa"/>
          </w:tcPr>
          <w:p w14:paraId="681D4F50" w14:textId="68B901D4" w:rsidR="00AA5071" w:rsidRDefault="00AA5071" w:rsidP="00B067D1">
            <w:r>
              <w:t>True for telecommuting positions</w:t>
            </w:r>
          </w:p>
        </w:tc>
      </w:tr>
      <w:tr w:rsidR="00AA5071" w14:paraId="0F78D0D2" w14:textId="77777777" w:rsidTr="00AA5071">
        <w:tc>
          <w:tcPr>
            <w:tcW w:w="3256" w:type="dxa"/>
          </w:tcPr>
          <w:p w14:paraId="3A4E6362" w14:textId="066799A9" w:rsidR="00AA5071" w:rsidRDefault="00AA5071" w:rsidP="00B067D1">
            <w:r>
              <w:t>Company logo</w:t>
            </w:r>
          </w:p>
        </w:tc>
        <w:tc>
          <w:tcPr>
            <w:tcW w:w="5040" w:type="dxa"/>
          </w:tcPr>
          <w:p w14:paraId="6C4789A8" w14:textId="4339E5A4" w:rsidR="00AA5071" w:rsidRDefault="00AA5071" w:rsidP="00B067D1">
            <w:r>
              <w:t>True if company logo is present</w:t>
            </w:r>
          </w:p>
        </w:tc>
      </w:tr>
      <w:tr w:rsidR="00AA5071" w14:paraId="230B42E2" w14:textId="77777777" w:rsidTr="00AA5071">
        <w:tc>
          <w:tcPr>
            <w:tcW w:w="3256" w:type="dxa"/>
          </w:tcPr>
          <w:p w14:paraId="65AF88AD" w14:textId="71CF17C0" w:rsidR="00AA5071" w:rsidRDefault="00AA5071" w:rsidP="00B067D1">
            <w:r>
              <w:t>Questions</w:t>
            </w:r>
          </w:p>
        </w:tc>
        <w:tc>
          <w:tcPr>
            <w:tcW w:w="5040" w:type="dxa"/>
          </w:tcPr>
          <w:p w14:paraId="1A1B43F8" w14:textId="421FC0DE" w:rsidR="00AA5071" w:rsidRDefault="00AA5071" w:rsidP="00B067D1">
            <w:r>
              <w:t>True if screening questions are present</w:t>
            </w:r>
          </w:p>
        </w:tc>
      </w:tr>
      <w:tr w:rsidR="00AA5071" w14:paraId="5E513B98" w14:textId="77777777" w:rsidTr="00AA5071">
        <w:tc>
          <w:tcPr>
            <w:tcW w:w="3256" w:type="dxa"/>
          </w:tcPr>
          <w:p w14:paraId="68BD292E" w14:textId="5DC54945" w:rsidR="00AA5071" w:rsidRDefault="00AA5071" w:rsidP="00B067D1">
            <w:r>
              <w:t>Fraudulent</w:t>
            </w:r>
          </w:p>
        </w:tc>
        <w:tc>
          <w:tcPr>
            <w:tcW w:w="5040" w:type="dxa"/>
          </w:tcPr>
          <w:p w14:paraId="3BE1BE60" w14:textId="42E93C89" w:rsidR="00AA5071" w:rsidRDefault="00AA5071" w:rsidP="00B067D1">
            <w:r>
              <w:t>Classification attribute</w:t>
            </w:r>
          </w:p>
        </w:tc>
      </w:tr>
      <w:tr w:rsidR="00AA5071" w14:paraId="17B5E9E4" w14:textId="77777777" w:rsidTr="00AA5071">
        <w:tc>
          <w:tcPr>
            <w:tcW w:w="3256" w:type="dxa"/>
          </w:tcPr>
          <w:p w14:paraId="27034DD3" w14:textId="1D8FA96E" w:rsidR="00AA5071" w:rsidRDefault="00AA5071" w:rsidP="00B067D1">
            <w:r>
              <w:t>In balanced</w:t>
            </w:r>
          </w:p>
        </w:tc>
        <w:tc>
          <w:tcPr>
            <w:tcW w:w="5040" w:type="dxa"/>
          </w:tcPr>
          <w:p w14:paraId="44CD6C06" w14:textId="1ED08A53" w:rsidR="00AA5071" w:rsidRDefault="00AA5071" w:rsidP="00B067D1">
            <w:r>
              <w:t>Selected for the balanced dataset</w:t>
            </w:r>
          </w:p>
        </w:tc>
      </w:tr>
      <w:tr w:rsidR="00AA5071" w14:paraId="15A4B247" w14:textId="77777777" w:rsidTr="00AA5071">
        <w:tc>
          <w:tcPr>
            <w:tcW w:w="8296" w:type="dxa"/>
            <w:gridSpan w:val="2"/>
            <w:shd w:val="clear" w:color="auto" w:fill="D0CECE" w:themeFill="background2" w:themeFillShade="E6"/>
          </w:tcPr>
          <w:p w14:paraId="6B617A7B" w14:textId="08BBD67F" w:rsidR="00AA5071" w:rsidRDefault="00AA5071" w:rsidP="00B067D1">
            <w:r>
              <w:t>Nominal</w:t>
            </w:r>
          </w:p>
        </w:tc>
      </w:tr>
      <w:tr w:rsidR="00AA5071" w14:paraId="7BEE4466" w14:textId="77777777" w:rsidTr="00AA5071">
        <w:tc>
          <w:tcPr>
            <w:tcW w:w="3256" w:type="dxa"/>
          </w:tcPr>
          <w:p w14:paraId="150E407F" w14:textId="4181DEB9" w:rsidR="00AA5071" w:rsidRDefault="00AA5071" w:rsidP="00B067D1">
            <w:r>
              <w:t>Employment type</w:t>
            </w:r>
          </w:p>
        </w:tc>
        <w:tc>
          <w:tcPr>
            <w:tcW w:w="5040" w:type="dxa"/>
          </w:tcPr>
          <w:p w14:paraId="5ECD1011" w14:textId="50ED6BAA" w:rsidR="00AA5071" w:rsidRDefault="00AA5071" w:rsidP="00B067D1">
            <w:r>
              <w:t>Full-type, Part-time, Contract, etc</w:t>
            </w:r>
          </w:p>
        </w:tc>
      </w:tr>
      <w:tr w:rsidR="00AA5071" w14:paraId="04D81F0B" w14:textId="77777777" w:rsidTr="00AA5071">
        <w:tc>
          <w:tcPr>
            <w:tcW w:w="3256" w:type="dxa"/>
          </w:tcPr>
          <w:p w14:paraId="0A95506E" w14:textId="50E95C52" w:rsidR="00AA5071" w:rsidRDefault="00AA5071" w:rsidP="00B067D1">
            <w:r>
              <w:t>Required experience</w:t>
            </w:r>
          </w:p>
        </w:tc>
        <w:tc>
          <w:tcPr>
            <w:tcW w:w="5040" w:type="dxa"/>
          </w:tcPr>
          <w:p w14:paraId="1D3B3E77" w14:textId="65154D81" w:rsidR="00AA5071" w:rsidRDefault="00AA5071" w:rsidP="00B067D1">
            <w:r>
              <w:t>Executive, Entry level, Intern, etc</w:t>
            </w:r>
          </w:p>
        </w:tc>
      </w:tr>
      <w:tr w:rsidR="00AA5071" w14:paraId="0D8FE212" w14:textId="77777777" w:rsidTr="00AA5071">
        <w:tc>
          <w:tcPr>
            <w:tcW w:w="3256" w:type="dxa"/>
          </w:tcPr>
          <w:p w14:paraId="240E396A" w14:textId="6F11898F" w:rsidR="00AA5071" w:rsidRDefault="00AA5071" w:rsidP="00B067D1">
            <w:r>
              <w:t>Required education</w:t>
            </w:r>
          </w:p>
        </w:tc>
        <w:tc>
          <w:tcPr>
            <w:tcW w:w="5040" w:type="dxa"/>
          </w:tcPr>
          <w:p w14:paraId="50BD69C7" w14:textId="5F03AA4F" w:rsidR="00AA5071" w:rsidRDefault="00AA5071" w:rsidP="00B067D1">
            <w:r>
              <w:t>Doctorate, Master’s Degree, Bachelor, etc</w:t>
            </w:r>
          </w:p>
        </w:tc>
      </w:tr>
      <w:tr w:rsidR="00AA5071" w14:paraId="0C2346CC" w14:textId="77777777" w:rsidTr="00AA5071">
        <w:tc>
          <w:tcPr>
            <w:tcW w:w="3256" w:type="dxa"/>
          </w:tcPr>
          <w:p w14:paraId="04443F16" w14:textId="3BE830D4" w:rsidR="00AA5071" w:rsidRDefault="00AA5071" w:rsidP="00B067D1">
            <w:r>
              <w:t>Function</w:t>
            </w:r>
          </w:p>
        </w:tc>
        <w:tc>
          <w:tcPr>
            <w:tcW w:w="5040" w:type="dxa"/>
          </w:tcPr>
          <w:p w14:paraId="4934DD86" w14:textId="2F69D4F5" w:rsidR="00AA5071" w:rsidRDefault="00AA5071" w:rsidP="00B067D1">
            <w:r>
              <w:t>Consulting, Engineering, Research, Sales etc</w:t>
            </w:r>
          </w:p>
        </w:tc>
      </w:tr>
      <w:tr w:rsidR="00AA5071" w14:paraId="3A789A56" w14:textId="77777777" w:rsidTr="00AA5071">
        <w:tc>
          <w:tcPr>
            <w:tcW w:w="3256" w:type="dxa"/>
          </w:tcPr>
          <w:p w14:paraId="55C3AF17" w14:textId="20CEA164" w:rsidR="00AA5071" w:rsidRDefault="00AA5071" w:rsidP="00B067D1">
            <w:r>
              <w:t>Industry</w:t>
            </w:r>
          </w:p>
        </w:tc>
        <w:tc>
          <w:tcPr>
            <w:tcW w:w="5040" w:type="dxa"/>
          </w:tcPr>
          <w:p w14:paraId="4F20DAD9" w14:textId="2013B39D" w:rsidR="00AA5071" w:rsidRDefault="00AA5071" w:rsidP="00B067D1">
            <w:r>
              <w:t>Automotive, IT, Health care, Real estate, etc</w:t>
            </w:r>
          </w:p>
        </w:tc>
      </w:tr>
    </w:tbl>
    <w:p w14:paraId="0D907F80" w14:textId="4AE9AD2F" w:rsidR="00B067D1" w:rsidRDefault="00AA5071" w:rsidP="0044609C">
      <w:pPr>
        <w:pStyle w:val="a3"/>
        <w:numPr>
          <w:ilvl w:val="0"/>
          <w:numId w:val="15"/>
        </w:numPr>
        <w:ind w:firstLineChars="0"/>
        <w:jc w:val="center"/>
      </w:pPr>
      <w:bookmarkStart w:id="14" w:name="_Ref54212734"/>
      <w:r w:rsidRPr="00AA5071">
        <w:t>Dataset description</w:t>
      </w:r>
      <w:bookmarkEnd w:id="14"/>
    </w:p>
    <w:p w14:paraId="1FC11715" w14:textId="2443EB0C" w:rsidR="00B067D1" w:rsidRPr="00B067D1" w:rsidRDefault="00B067D1" w:rsidP="00AA5071"/>
    <w:p w14:paraId="5EBBCA84" w14:textId="19E13DE0" w:rsidR="00CF1049" w:rsidRPr="00CF1049" w:rsidRDefault="00CF1049" w:rsidP="00CF1049">
      <w:r>
        <w:t>The distribution of positive and negative samples of the dataset is very unbalanced. So the data augmentation for the minority class is necessary.</w:t>
      </w:r>
      <w:r w:rsidR="005D329A">
        <w:t xml:space="preserve"> We explain how we use the ESAD to train our system at the finding and discussions.</w:t>
      </w:r>
    </w:p>
    <w:p w14:paraId="571CB784" w14:textId="408DBCD8" w:rsidR="00491037" w:rsidRDefault="00491037" w:rsidP="00CF1049">
      <w:pPr>
        <w:pStyle w:val="1"/>
      </w:pPr>
      <w:r w:rsidRPr="00491037">
        <w:t>Tools/</w:t>
      </w:r>
      <w:r w:rsidR="001C36C6">
        <w:t>T</w:t>
      </w:r>
      <w:r w:rsidRPr="00491037">
        <w:t>echniques</w:t>
      </w:r>
    </w:p>
    <w:p w14:paraId="702BA5AF" w14:textId="70747836" w:rsidR="001C36C6" w:rsidRDefault="001C36C6" w:rsidP="00CF1049">
      <w:pPr>
        <w:pStyle w:val="2"/>
      </w:pPr>
      <w:r>
        <w:t>Tools</w:t>
      </w:r>
    </w:p>
    <w:p w14:paraId="734643C6" w14:textId="77777777" w:rsidR="0011315A" w:rsidRDefault="0011315A" w:rsidP="0011315A">
      <w:pPr>
        <w:pStyle w:val="3"/>
      </w:pPr>
      <w:r>
        <w:t>Flask</w:t>
      </w:r>
    </w:p>
    <w:p w14:paraId="2D8B2360" w14:textId="0A67B8E3" w:rsidR="0011315A" w:rsidRDefault="007D49CD" w:rsidP="0011315A">
      <w:hyperlink r:id="rId6" w:history="1">
        <w:r w:rsidR="0011315A" w:rsidRPr="0011315A">
          <w:rPr>
            <w:rStyle w:val="a6"/>
          </w:rPr>
          <w:t>Flask</w:t>
        </w:r>
      </w:hyperlink>
      <w:r w:rsidR="0011315A">
        <w:t xml:space="preserve"> is a lightweight WSGI web application framework. It is designed to make getting started quick and easy, with the ability to scale up to complex applications. It began as a </w:t>
      </w:r>
      <w:r w:rsidR="0011315A">
        <w:lastRenderedPageBreak/>
        <w:t>simple wrapper around Werkzeug and Jinja and has become one of the most popular Python web application frameworks.</w:t>
      </w:r>
    </w:p>
    <w:p w14:paraId="3F34B1FE" w14:textId="7C7E59DD" w:rsidR="001C36C6" w:rsidRPr="001C36C6" w:rsidRDefault="0011315A" w:rsidP="0011315A">
      <w:r>
        <w:t>Flask offers suggestions but doesn't enforce any dependencies or project layout. It is up to the developer to choose the tools and libraries they want to use. There are many extensions provided by the community that make</w:t>
      </w:r>
      <w:ins w:id="15" w:author="Shi Zhaoheng" w:date="2020-10-28T21:41:00Z">
        <w:r w:rsidR="00F93539">
          <w:t>s</w:t>
        </w:r>
      </w:ins>
      <w:r>
        <w:t xml:space="preserve"> adding new functionality easy.</w:t>
      </w:r>
    </w:p>
    <w:p w14:paraId="202EEA38" w14:textId="0044F305" w:rsidR="00491037" w:rsidRDefault="00C85F2A" w:rsidP="00CF1049">
      <w:pPr>
        <w:pStyle w:val="2"/>
      </w:pPr>
      <w:r>
        <w:t>A</w:t>
      </w:r>
      <w:r w:rsidR="00491037">
        <w:t>lgorithm</w:t>
      </w:r>
    </w:p>
    <w:p w14:paraId="051943EA" w14:textId="750FB6E5" w:rsidR="00CF1049" w:rsidRDefault="00E17A18" w:rsidP="00F5009E">
      <w:pPr>
        <w:pStyle w:val="3"/>
      </w:pPr>
      <w:r>
        <w:t>EDA</w:t>
      </w:r>
    </w:p>
    <w:p w14:paraId="76E858FD" w14:textId="15AEE6F2" w:rsidR="00F5009E" w:rsidRPr="00F5009E" w:rsidRDefault="00F5009E" w:rsidP="00F5009E">
      <w:pPr>
        <w:pStyle w:val="4"/>
      </w:pPr>
      <w:r w:rsidRPr="00413485">
        <w:t>Introduction</w:t>
      </w:r>
    </w:p>
    <w:p w14:paraId="2729F289" w14:textId="38344ECD" w:rsidR="00F5009E" w:rsidRDefault="00F5009E" w:rsidP="00F5009E">
      <w:r w:rsidRPr="00F5009E">
        <w:t xml:space="preserve">We </w:t>
      </w:r>
      <w:r w:rsidR="00FF7B72">
        <w:t>use</w:t>
      </w:r>
      <w:r w:rsidRPr="00F5009E">
        <w:t xml:space="preserve"> EDA: easy data augmentation techniques</w:t>
      </w:r>
      <w:r w:rsidR="00FF7B72">
        <w:rPr>
          <w:rFonts w:ascii="宋体" w:eastAsia="宋体" w:hAnsi="宋体" w:cs="宋体"/>
        </w:rPr>
        <w:t>,</w:t>
      </w:r>
      <w:r w:rsidR="00FF7B72">
        <w:t xml:space="preserve"> </w:t>
      </w:r>
      <w:r w:rsidRPr="00F5009E">
        <w:t xml:space="preserve">for boosting performance on </w:t>
      </w:r>
      <w:r>
        <w:t>our dataset</w:t>
      </w:r>
      <w:r w:rsidRPr="00F5009E">
        <w:t xml:space="preserve">. EDA consists of four simple but powerful operations: synonym replacement, random insertion, random swap, and random deletion. </w:t>
      </w:r>
    </w:p>
    <w:p w14:paraId="3CD370DB" w14:textId="41A404E1" w:rsidR="00F5009E" w:rsidRPr="00F5009E" w:rsidRDefault="00F5009E" w:rsidP="00F5009E">
      <w:r>
        <w:t xml:space="preserve">Refer to the paper, </w:t>
      </w:r>
      <w:r w:rsidRPr="008B578D">
        <w:rPr>
          <w:rFonts w:ascii="Candara" w:hAnsi="Candara"/>
          <w:i/>
          <w:iCs/>
          <w:color w:val="000000" w:themeColor="text1"/>
        </w:rPr>
        <w:t>EDA: Easy Data Augmentation Techniques for Boosting Performance on Text Classification Tasks</w:t>
      </w:r>
      <w:r w:rsidRPr="008B578D">
        <w:rPr>
          <w:color w:val="000000" w:themeColor="text1"/>
        </w:rPr>
        <w:t xml:space="preserve"> </w:t>
      </w:r>
      <w:r>
        <w:rPr>
          <w:rFonts w:hint="eastAsia"/>
        </w:rPr>
        <w:t>b</w:t>
      </w:r>
      <w:r>
        <w:t xml:space="preserve">y </w:t>
      </w:r>
      <w:r w:rsidRPr="00F5009E">
        <w:t>Jason Wei</w:t>
      </w:r>
      <w:r>
        <w:t xml:space="preserve"> and</w:t>
      </w:r>
      <w:r w:rsidRPr="00F5009E">
        <w:t xml:space="preserve"> Kai Zou</w:t>
      </w:r>
      <w:r w:rsidR="00E1608C">
        <w:fldChar w:fldCharType="begin"/>
      </w:r>
      <w:r w:rsidR="00E1608C">
        <w:instrText xml:space="preserve"> REF _Ref54133312 \r \h </w:instrText>
      </w:r>
      <w:r w:rsidR="00E1608C">
        <w:fldChar w:fldCharType="separate"/>
      </w:r>
      <w:r w:rsidR="005D329A">
        <w:t>[2]</w:t>
      </w:r>
      <w:r w:rsidR="00E1608C">
        <w:fldChar w:fldCharType="end"/>
      </w:r>
      <w:r w:rsidR="005D329A">
        <w:t>,</w:t>
      </w:r>
      <w:r w:rsidRPr="00F5009E">
        <w:t xml:space="preserve"> </w:t>
      </w:r>
      <w:r w:rsidR="005D329A">
        <w:t>o</w:t>
      </w:r>
      <w:r w:rsidRPr="00F5009E">
        <w:t xml:space="preserve">n five text classification tasks, </w:t>
      </w:r>
      <w:r w:rsidR="00A057CC">
        <w:t>it</w:t>
      </w:r>
      <w:r w:rsidRPr="00F5009E">
        <w:t xml:space="preserve"> show</w:t>
      </w:r>
      <w:r w:rsidR="00A057CC">
        <w:t>s</w:t>
      </w:r>
      <w:r w:rsidRPr="00F5009E">
        <w:t xml:space="preserve">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t>
      </w:r>
      <w:r w:rsidR="00A057CC">
        <w:t>It</w:t>
      </w:r>
      <w:r w:rsidRPr="00F5009E">
        <w:t xml:space="preserve"> also performed extensive ablation studies and suggest parameters for practical use. </w:t>
      </w:r>
    </w:p>
    <w:p w14:paraId="1F7D25A9" w14:textId="6F71F4BB" w:rsidR="008754D8" w:rsidRPr="008754D8" w:rsidRDefault="008754D8" w:rsidP="008754D8">
      <w:r w:rsidRPr="008754D8">
        <w:t xml:space="preserve">Frustrated by the measly performance of text classifiers trained on small datasets, </w:t>
      </w:r>
      <w:r w:rsidR="00A057CC">
        <w:t>the paper</w:t>
      </w:r>
      <w:r w:rsidRPr="008754D8">
        <w:t xml:space="preserve"> tested a number of augmentation operations loosely inspired by those used in computer vision and found that they helped train more robust models. Here, </w:t>
      </w:r>
      <w:r w:rsidR="00A057CC">
        <w:t>it</w:t>
      </w:r>
      <w:r w:rsidRPr="008754D8">
        <w:t xml:space="preserve"> present</w:t>
      </w:r>
      <w:r w:rsidR="00A057CC">
        <w:t>s</w:t>
      </w:r>
      <w:r w:rsidRPr="008754D8">
        <w:t xml:space="preserve"> the full details of EDA. For a given sentence in the training set, </w:t>
      </w:r>
      <w:r w:rsidR="00A057CC">
        <w:t>it</w:t>
      </w:r>
      <w:r w:rsidRPr="008754D8">
        <w:t xml:space="preserve"> randomly choose</w:t>
      </w:r>
      <w:r w:rsidR="00A057CC">
        <w:t>s</w:t>
      </w:r>
      <w:r w:rsidRPr="008754D8">
        <w:t xml:space="preserve"> and perform</w:t>
      </w:r>
      <w:r w:rsidR="00A057CC">
        <w:t>s</w:t>
      </w:r>
      <w:r w:rsidRPr="008754D8">
        <w:t xml:space="preserve"> one of the following operations</w:t>
      </w:r>
      <w:r w:rsidR="005D329A">
        <w:fldChar w:fldCharType="begin"/>
      </w:r>
      <w:r w:rsidR="005D329A">
        <w:instrText xml:space="preserve"> REF _Ref54133312 \r \h </w:instrText>
      </w:r>
      <w:r w:rsidR="005D329A">
        <w:fldChar w:fldCharType="separate"/>
      </w:r>
      <w:r w:rsidR="005D329A">
        <w:t>[2]</w:t>
      </w:r>
      <w:r w:rsidR="005D329A">
        <w:fldChar w:fldCharType="end"/>
      </w:r>
      <w:r w:rsidR="0044609C">
        <w:t xml:space="preserve">. The </w:t>
      </w:r>
      <w:r w:rsidR="0044609C">
        <w:fldChar w:fldCharType="begin"/>
      </w:r>
      <w:r w:rsidR="0044609C">
        <w:instrText xml:space="preserve"> REF _Ref54212691 \r \h </w:instrText>
      </w:r>
      <w:r w:rsidR="0044609C">
        <w:fldChar w:fldCharType="separate"/>
      </w:r>
      <w:r w:rsidR="0044609C">
        <w:t>Table 2</w:t>
      </w:r>
      <w:r w:rsidR="0044609C">
        <w:fldChar w:fldCharType="end"/>
      </w:r>
      <w:r w:rsidR="0044609C">
        <w:t xml:space="preserve"> shows the samples after used four operation</w:t>
      </w:r>
      <w:ins w:id="16" w:author="Shi Zhaoheng" w:date="2020-10-28T22:58:00Z">
        <w:r w:rsidR="00F143DF">
          <w:t>s</w:t>
        </w:r>
      </w:ins>
      <w:r w:rsidRPr="008754D8">
        <w:t xml:space="preserve">: </w:t>
      </w:r>
    </w:p>
    <w:p w14:paraId="0F6A6BD8" w14:textId="2FCC8974" w:rsidR="00F5009E" w:rsidRPr="008754D8" w:rsidRDefault="00F5009E" w:rsidP="00F5009E">
      <w:pPr>
        <w:rPr>
          <w:rFonts w:cs="Arial"/>
          <w:szCs w:val="21"/>
        </w:rPr>
      </w:pPr>
    </w:p>
    <w:p w14:paraId="081BDE01" w14:textId="70FF0E20" w:rsidR="008754D8" w:rsidRPr="008754D8" w:rsidRDefault="008754D8" w:rsidP="008754D8">
      <w:pPr>
        <w:pStyle w:val="a3"/>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eastAsiaTheme="minorEastAsia" w:cs="Arial"/>
          <w:color w:val="000000"/>
          <w:szCs w:val="21"/>
        </w:rPr>
      </w:pPr>
      <w:r w:rsidRPr="008754D8">
        <w:rPr>
          <w:rFonts w:eastAsiaTheme="minorEastAsia" w:cs="Arial"/>
          <w:b/>
          <w:bCs/>
          <w:color w:val="000000"/>
          <w:szCs w:val="21"/>
        </w:rPr>
        <w:t xml:space="preserve">Synonym Replacement (SR): </w:t>
      </w:r>
      <w:r w:rsidRPr="008754D8">
        <w:rPr>
          <w:rFonts w:eastAsiaTheme="minorEastAsia" w:cs="Arial"/>
          <w:color w:val="000000"/>
          <w:szCs w:val="21"/>
        </w:rPr>
        <w:t xml:space="preserve">Randomly choose </w:t>
      </w:r>
      <m:oMath>
        <m:r>
          <w:rPr>
            <w:rFonts w:ascii="Cambria Math" w:eastAsiaTheme="minorEastAsia" w:hAnsi="Cambria Math" w:cs="Arial"/>
            <w:color w:val="000000"/>
            <w:szCs w:val="21"/>
          </w:rPr>
          <m:t>n</m:t>
        </m:r>
      </m:oMath>
      <w:r w:rsidRPr="008754D8">
        <w:rPr>
          <w:rFonts w:eastAsiaTheme="minorEastAsia" w:cs="Arial"/>
          <w:color w:val="000000"/>
          <w:szCs w:val="21"/>
        </w:rPr>
        <w:t xml:space="preserve"> words from the sentence that are not</w:t>
      </w:r>
      <w:del w:id="17" w:author="Shi Zhaoheng" w:date="2020-10-28T22:59:00Z">
        <w:r w:rsidRPr="008754D8" w:rsidDel="00F143DF">
          <w:rPr>
            <w:rFonts w:eastAsiaTheme="minorEastAsia" w:cs="Arial"/>
            <w:color w:val="000000"/>
            <w:szCs w:val="21"/>
          </w:rPr>
          <w:delText xml:space="preserve"> </w:delText>
        </w:r>
      </w:del>
      <w:ins w:id="18" w:author="Shi Zhaoheng" w:date="2020-10-28T22:59:00Z">
        <w:r w:rsidR="00F143DF">
          <w:rPr>
            <w:rFonts w:eastAsiaTheme="minorEastAsia" w:cs="Arial"/>
            <w:color w:val="000000"/>
            <w:szCs w:val="21"/>
          </w:rPr>
          <w:t xml:space="preserve">stopwords </w:t>
        </w:r>
      </w:ins>
      <w:del w:id="19" w:author="Shi Zhaoheng" w:date="2020-10-28T22:59:00Z">
        <w:r w:rsidRPr="008754D8" w:rsidDel="00F143DF">
          <w:rPr>
            <w:rFonts w:eastAsiaTheme="minorEastAsia" w:cs="Arial"/>
            <w:color w:val="000000"/>
            <w:szCs w:val="21"/>
          </w:rPr>
          <w:delText>stop words</w:delText>
        </w:r>
      </w:del>
      <w:r w:rsidRPr="008754D8">
        <w:rPr>
          <w:rFonts w:eastAsiaTheme="minorEastAsia" w:cs="Arial"/>
          <w:color w:val="000000"/>
          <w:szCs w:val="21"/>
        </w:rPr>
        <w:t>. Replace each of these words with one of its synonyms chosen at random.</w:t>
      </w:r>
    </w:p>
    <w:p w14:paraId="302087B5" w14:textId="566FE477" w:rsidR="008754D8" w:rsidRPr="008754D8" w:rsidRDefault="008754D8" w:rsidP="008754D8">
      <w:pPr>
        <w:pStyle w:val="a3"/>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eastAsiaTheme="minorEastAsia" w:cs="Arial"/>
          <w:color w:val="000000"/>
          <w:szCs w:val="21"/>
        </w:rPr>
      </w:pPr>
      <w:r w:rsidRPr="008754D8">
        <w:rPr>
          <w:rFonts w:eastAsiaTheme="minorEastAsia" w:cs="Arial"/>
          <w:b/>
          <w:bCs/>
          <w:color w:val="000000"/>
          <w:szCs w:val="21"/>
        </w:rPr>
        <w:t xml:space="preserve">Random Insertion (RI): </w:t>
      </w:r>
      <w:r w:rsidRPr="008754D8">
        <w:rPr>
          <w:rFonts w:eastAsiaTheme="minorEastAsia" w:cs="Arial"/>
          <w:color w:val="000000"/>
          <w:szCs w:val="21"/>
        </w:rPr>
        <w:t>Find a random synonym of a random word in the sentence that is not a</w:t>
      </w:r>
      <w:del w:id="20" w:author="Shi Zhaoheng" w:date="2020-10-28T22:59:00Z">
        <w:r w:rsidRPr="008754D8" w:rsidDel="00F143DF">
          <w:rPr>
            <w:rFonts w:eastAsiaTheme="minorEastAsia" w:cs="Arial"/>
            <w:color w:val="000000"/>
            <w:szCs w:val="21"/>
          </w:rPr>
          <w:delText xml:space="preserve"> </w:delText>
        </w:r>
      </w:del>
      <w:ins w:id="21" w:author="Shi Zhaoheng" w:date="2020-10-28T22:59:00Z">
        <w:r w:rsidR="00F143DF">
          <w:rPr>
            <w:rFonts w:eastAsiaTheme="minorEastAsia" w:cs="Arial"/>
            <w:color w:val="000000"/>
            <w:szCs w:val="21"/>
          </w:rPr>
          <w:t xml:space="preserve">stopword </w:t>
        </w:r>
      </w:ins>
      <w:del w:id="22" w:author="Shi Zhaoheng" w:date="2020-10-28T22:59:00Z">
        <w:r w:rsidRPr="008754D8" w:rsidDel="00F143DF">
          <w:rPr>
            <w:rFonts w:eastAsiaTheme="minorEastAsia" w:cs="Arial"/>
            <w:color w:val="000000"/>
            <w:szCs w:val="21"/>
          </w:rPr>
          <w:delText>stop word</w:delText>
        </w:r>
      </w:del>
      <w:r w:rsidRPr="008754D8">
        <w:rPr>
          <w:rFonts w:eastAsiaTheme="minorEastAsia" w:cs="Arial"/>
          <w:color w:val="000000"/>
          <w:szCs w:val="21"/>
        </w:rPr>
        <w:t>. Insert that synonym into a random position in the sentence. Do this n times.</w:t>
      </w:r>
    </w:p>
    <w:p w14:paraId="6B02FF32" w14:textId="5040FEF3" w:rsidR="008754D8" w:rsidRPr="008754D8" w:rsidRDefault="008754D8" w:rsidP="008754D8">
      <w:pPr>
        <w:pStyle w:val="a3"/>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rPr>
          <w:rFonts w:eastAsiaTheme="minorEastAsia" w:cs="Arial"/>
          <w:color w:val="000000"/>
          <w:szCs w:val="21"/>
        </w:rPr>
      </w:pPr>
      <w:r w:rsidRPr="008754D8">
        <w:rPr>
          <w:rFonts w:eastAsiaTheme="minorEastAsia" w:cs="Arial"/>
          <w:b/>
          <w:bCs/>
          <w:color w:val="000000"/>
          <w:szCs w:val="21"/>
        </w:rPr>
        <w:t xml:space="preserve">Random Swap (RS): </w:t>
      </w:r>
      <w:r w:rsidRPr="008754D8">
        <w:rPr>
          <w:rFonts w:eastAsiaTheme="minorEastAsia" w:cs="Arial"/>
          <w:color w:val="000000"/>
          <w:szCs w:val="21"/>
        </w:rPr>
        <w:t>Randomly choose two words in the sentence and swap their positions. Do this n times.</w:t>
      </w:r>
    </w:p>
    <w:p w14:paraId="54C1EE79" w14:textId="343EC5B6" w:rsidR="008754D8" w:rsidRPr="008754D8" w:rsidRDefault="008754D8" w:rsidP="008754D8">
      <w:pPr>
        <w:pStyle w:val="a3"/>
        <w:numPr>
          <w:ilvl w:val="0"/>
          <w:numId w:val="9"/>
        </w:numPr>
        <w:ind w:firstLineChars="0"/>
        <w:rPr>
          <w:rFonts w:cs="Arial"/>
          <w:szCs w:val="21"/>
        </w:rPr>
      </w:pPr>
      <w:r w:rsidRPr="008754D8">
        <w:rPr>
          <w:rFonts w:eastAsiaTheme="minorEastAsia" w:cs="Arial"/>
          <w:b/>
          <w:bCs/>
          <w:color w:val="000000"/>
          <w:szCs w:val="21"/>
        </w:rPr>
        <w:t>Random Deletion (RD):</w:t>
      </w:r>
      <w:r w:rsidRPr="008754D8">
        <w:rPr>
          <w:rFonts w:eastAsiaTheme="minorEastAsia" w:cs="Arial"/>
          <w:color w:val="000000"/>
          <w:szCs w:val="21"/>
        </w:rPr>
        <w:t xml:space="preserve"> Randomly remove each word in the sentence with probability </w:t>
      </w:r>
      <w:r w:rsidRPr="008754D8">
        <w:rPr>
          <w:rFonts w:eastAsiaTheme="minorEastAsia" w:cs="Arial"/>
          <w:i/>
          <w:iCs/>
          <w:color w:val="000000"/>
          <w:szCs w:val="21"/>
        </w:rPr>
        <w:t>p</w:t>
      </w:r>
      <w:r w:rsidRPr="008754D8">
        <w:rPr>
          <w:rFonts w:eastAsiaTheme="minorEastAsia" w:cs="Arial"/>
          <w:color w:val="000000"/>
          <w:szCs w:val="21"/>
        </w:rPr>
        <w:t>.</w:t>
      </w:r>
    </w:p>
    <w:p w14:paraId="6733A15E" w14:textId="77777777" w:rsidR="008754D8" w:rsidRPr="008754D8" w:rsidRDefault="008754D8" w:rsidP="008754D8">
      <w:pPr>
        <w:pStyle w:val="a3"/>
        <w:ind w:left="360" w:firstLineChars="0" w:firstLine="0"/>
        <w:rPr>
          <w:rFonts w:cs="Arial"/>
          <w:szCs w:val="21"/>
        </w:rPr>
      </w:pPr>
    </w:p>
    <w:tbl>
      <w:tblPr>
        <w:tblStyle w:val="a5"/>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55"/>
        <w:gridCol w:w="6741"/>
      </w:tblGrid>
      <w:tr w:rsidR="00F5009E" w14:paraId="651A85DC" w14:textId="77777777" w:rsidTr="00F5009E">
        <w:tc>
          <w:tcPr>
            <w:tcW w:w="1555" w:type="dxa"/>
            <w:shd w:val="clear" w:color="auto" w:fill="D0CECE" w:themeFill="background2" w:themeFillShade="E6"/>
          </w:tcPr>
          <w:p w14:paraId="32B21D48" w14:textId="33517399" w:rsidR="00F5009E" w:rsidRDefault="00F5009E" w:rsidP="00F5009E">
            <w:r>
              <w:t>Operation</w:t>
            </w:r>
          </w:p>
        </w:tc>
        <w:tc>
          <w:tcPr>
            <w:tcW w:w="6741" w:type="dxa"/>
            <w:shd w:val="clear" w:color="auto" w:fill="D0CECE" w:themeFill="background2" w:themeFillShade="E6"/>
          </w:tcPr>
          <w:p w14:paraId="761A2C18" w14:textId="138A2437" w:rsidR="00F5009E" w:rsidRDefault="00F5009E" w:rsidP="00F5009E">
            <w:r>
              <w:t>Sentence</w:t>
            </w:r>
          </w:p>
        </w:tc>
      </w:tr>
      <w:tr w:rsidR="00F5009E" w14:paraId="28305F3D" w14:textId="77777777" w:rsidTr="00F5009E">
        <w:tc>
          <w:tcPr>
            <w:tcW w:w="1555" w:type="dxa"/>
          </w:tcPr>
          <w:p w14:paraId="458E2D8D" w14:textId="36246E01" w:rsidR="00F5009E" w:rsidRDefault="00F5009E" w:rsidP="00F5009E">
            <w:r>
              <w:t>None</w:t>
            </w:r>
          </w:p>
        </w:tc>
        <w:tc>
          <w:tcPr>
            <w:tcW w:w="6741" w:type="dxa"/>
          </w:tcPr>
          <w:p w14:paraId="7A7651E3" w14:textId="7981763B" w:rsidR="00F5009E" w:rsidRDefault="00F5009E" w:rsidP="00F5009E">
            <w:r w:rsidRPr="00F5009E">
              <w:t>A sad, superior human comedy played out on the back roads of life.</w:t>
            </w:r>
          </w:p>
        </w:tc>
      </w:tr>
      <w:tr w:rsidR="00F5009E" w14:paraId="6ECF63F3" w14:textId="77777777" w:rsidTr="00F5009E">
        <w:tc>
          <w:tcPr>
            <w:tcW w:w="1555" w:type="dxa"/>
          </w:tcPr>
          <w:p w14:paraId="62C25EAE" w14:textId="56DD37B7" w:rsidR="00F5009E" w:rsidRDefault="00F5009E" w:rsidP="00F5009E">
            <w:r>
              <w:rPr>
                <w:rFonts w:hint="eastAsia"/>
              </w:rPr>
              <w:lastRenderedPageBreak/>
              <w:t>S</w:t>
            </w:r>
            <w:r>
              <w:t>R</w:t>
            </w:r>
          </w:p>
        </w:tc>
        <w:tc>
          <w:tcPr>
            <w:tcW w:w="6741" w:type="dxa"/>
          </w:tcPr>
          <w:p w14:paraId="55B729E7" w14:textId="63BF226F" w:rsidR="00F5009E" w:rsidRDefault="00F5009E" w:rsidP="00F5009E">
            <w:r w:rsidRPr="00F5009E">
              <w:t xml:space="preserve">A </w:t>
            </w:r>
            <w:r w:rsidRPr="00F5009E">
              <w:rPr>
                <w:b/>
                <w:bCs/>
              </w:rPr>
              <w:t>lamentable</w:t>
            </w:r>
            <w:r w:rsidRPr="00F5009E">
              <w:t xml:space="preserve">, superior human comedy played out on the </w:t>
            </w:r>
            <w:r w:rsidRPr="00F5009E">
              <w:rPr>
                <w:b/>
                <w:bCs/>
              </w:rPr>
              <w:t>backward</w:t>
            </w:r>
            <w:r w:rsidRPr="00F5009E">
              <w:t xml:space="preserve"> road of life.</w:t>
            </w:r>
          </w:p>
        </w:tc>
      </w:tr>
      <w:tr w:rsidR="00F5009E" w14:paraId="493B6E99" w14:textId="77777777" w:rsidTr="00F5009E">
        <w:tc>
          <w:tcPr>
            <w:tcW w:w="1555" w:type="dxa"/>
          </w:tcPr>
          <w:p w14:paraId="253A43BC" w14:textId="05018F15" w:rsidR="00F5009E" w:rsidRDefault="00F5009E" w:rsidP="00F5009E">
            <w:r>
              <w:rPr>
                <w:rFonts w:hint="eastAsia"/>
              </w:rPr>
              <w:t>R</w:t>
            </w:r>
            <w:r>
              <w:t>I</w:t>
            </w:r>
          </w:p>
        </w:tc>
        <w:tc>
          <w:tcPr>
            <w:tcW w:w="6741" w:type="dxa"/>
          </w:tcPr>
          <w:p w14:paraId="474550D9" w14:textId="47AB7D44" w:rsidR="00F5009E" w:rsidRDefault="00F5009E" w:rsidP="00F5009E">
            <w:r w:rsidRPr="00F5009E">
              <w:t xml:space="preserve">A sad, superior human comedy played out on </w:t>
            </w:r>
            <w:r w:rsidRPr="00F5009E">
              <w:rPr>
                <w:b/>
                <w:bCs/>
              </w:rPr>
              <w:t>funniness</w:t>
            </w:r>
            <w:r w:rsidRPr="00F5009E">
              <w:t xml:space="preserve"> the back roads of life.</w:t>
            </w:r>
          </w:p>
        </w:tc>
      </w:tr>
      <w:tr w:rsidR="00F5009E" w14:paraId="774474C1" w14:textId="77777777" w:rsidTr="00F5009E">
        <w:tc>
          <w:tcPr>
            <w:tcW w:w="1555" w:type="dxa"/>
          </w:tcPr>
          <w:p w14:paraId="080EAE4A" w14:textId="0DA192D5" w:rsidR="00F5009E" w:rsidRDefault="00F5009E" w:rsidP="00F5009E">
            <w:r>
              <w:rPr>
                <w:rFonts w:hint="eastAsia"/>
              </w:rPr>
              <w:t>R</w:t>
            </w:r>
            <w:r>
              <w:t>S</w:t>
            </w:r>
          </w:p>
        </w:tc>
        <w:tc>
          <w:tcPr>
            <w:tcW w:w="6741" w:type="dxa"/>
          </w:tcPr>
          <w:p w14:paraId="36410408" w14:textId="65E93C00" w:rsidR="00F5009E" w:rsidRDefault="00F5009E" w:rsidP="00F5009E">
            <w:r w:rsidRPr="00F5009E">
              <w:t xml:space="preserve">A sad, superior human comedy played out on </w:t>
            </w:r>
            <w:r w:rsidRPr="00F5009E">
              <w:rPr>
                <w:b/>
                <w:bCs/>
              </w:rPr>
              <w:t>roads</w:t>
            </w:r>
            <w:r w:rsidRPr="00F5009E">
              <w:t xml:space="preserve"> back </w:t>
            </w:r>
            <w:r w:rsidRPr="00F5009E">
              <w:rPr>
                <w:b/>
                <w:bCs/>
              </w:rPr>
              <w:t>the</w:t>
            </w:r>
            <w:r w:rsidRPr="00F5009E">
              <w:t xml:space="preserve"> of life.</w:t>
            </w:r>
          </w:p>
        </w:tc>
      </w:tr>
      <w:tr w:rsidR="00F5009E" w14:paraId="30D996A1" w14:textId="77777777" w:rsidTr="00F5009E">
        <w:tc>
          <w:tcPr>
            <w:tcW w:w="1555" w:type="dxa"/>
          </w:tcPr>
          <w:p w14:paraId="184005C1" w14:textId="04BBE864" w:rsidR="00F5009E" w:rsidRDefault="00F5009E" w:rsidP="00F5009E">
            <w:r>
              <w:rPr>
                <w:rFonts w:hint="eastAsia"/>
              </w:rPr>
              <w:t>R</w:t>
            </w:r>
            <w:r>
              <w:t>D</w:t>
            </w:r>
          </w:p>
        </w:tc>
        <w:tc>
          <w:tcPr>
            <w:tcW w:w="6741" w:type="dxa"/>
          </w:tcPr>
          <w:p w14:paraId="6B29777B" w14:textId="4B980834" w:rsidR="00F5009E" w:rsidRDefault="00F5009E" w:rsidP="00F5009E">
            <w:r w:rsidRPr="00F5009E">
              <w:t>A sad, superior human out on the roads of life.</w:t>
            </w:r>
          </w:p>
        </w:tc>
      </w:tr>
    </w:tbl>
    <w:p w14:paraId="05E84E75" w14:textId="77777777" w:rsidR="00F5009E" w:rsidRDefault="00F5009E" w:rsidP="00F5009E"/>
    <w:p w14:paraId="68709E19" w14:textId="7285D444" w:rsidR="00F5009E" w:rsidRPr="00035CCB" w:rsidRDefault="00F5009E" w:rsidP="0044609C">
      <w:pPr>
        <w:pStyle w:val="a3"/>
        <w:numPr>
          <w:ilvl w:val="0"/>
          <w:numId w:val="15"/>
        </w:numPr>
        <w:ind w:firstLineChars="0"/>
        <w:jc w:val="center"/>
      </w:pPr>
      <w:bookmarkStart w:id="23" w:name="_Ref54212691"/>
      <w:r w:rsidRPr="00035CCB">
        <w:t>Sentences generated using EDA. SR: synonym replacement. RI: random insertion. RS: random swap. RD: random deletion.</w:t>
      </w:r>
      <w:bookmarkEnd w:id="23"/>
    </w:p>
    <w:p w14:paraId="52A4AB64" w14:textId="124FFB77" w:rsidR="008754D8" w:rsidRDefault="008754D8" w:rsidP="00F5009E"/>
    <w:p w14:paraId="216EB96F" w14:textId="5DF8D28E" w:rsidR="008754D8" w:rsidRDefault="00A057CC" w:rsidP="003D5D67">
      <w:pPr>
        <w:pStyle w:val="5"/>
      </w:pPr>
      <w:r>
        <w:rPr>
          <w:rFonts w:hint="eastAsia"/>
        </w:rPr>
        <w:t>E</w:t>
      </w:r>
      <w:r>
        <w:t xml:space="preserve">xperimental </w:t>
      </w:r>
      <w:r w:rsidR="003834F9">
        <w:t>training result</w:t>
      </w:r>
    </w:p>
    <w:p w14:paraId="4BFCD4DC" w14:textId="58A9ED19" w:rsidR="000E0F3C" w:rsidRDefault="00A057CC" w:rsidP="00A057CC">
      <w:r>
        <w:t xml:space="preserve">In the paper, it </w:t>
      </w:r>
      <w:r w:rsidRPr="00A057CC">
        <w:t>choose</w:t>
      </w:r>
      <w:r>
        <w:t>s</w:t>
      </w:r>
      <w:r w:rsidRPr="00A057CC">
        <w:t xml:space="preserve"> five benchmark text classification tasks and two network architectures to evaluate EDA.</w:t>
      </w:r>
    </w:p>
    <w:p w14:paraId="2B75978F" w14:textId="5D02AC29" w:rsidR="000E0F3C" w:rsidRDefault="000E0F3C" w:rsidP="00A057CC">
      <w:r w:rsidRPr="000E0F3C">
        <w:t>Overfitting tends to be more severe when training on smaller datasets. By conducting experiments using a restricted fraction of the available training data, we show that EDA has more significant improvements for smaller training sets. We run both normal training and EDA training for the following training set fractions (%): {1, 5, 10, 20, 30, 40, 50, 60, 70, 80, 90, 100}. Figure 1(a)-(e) shows performance with and without EDA for each dataset, and 1(f) shows the averaged performance across all datasets. The best average accuracy without augmentation, 88.3%, was achieved using 100% of the training data. Models trained using EDA surpassed this number by achieving an</w:t>
      </w:r>
      <w:r>
        <w:t xml:space="preserve"> </w:t>
      </w:r>
      <w:r w:rsidRPr="000E0F3C">
        <w:t>average accuracy of 88.6% while only using 50% of the available training data.</w:t>
      </w:r>
      <w:r w:rsidR="00E1608C">
        <w:fldChar w:fldCharType="begin"/>
      </w:r>
      <w:r w:rsidR="00E1608C">
        <w:instrText xml:space="preserve"> REF _Ref54133312 \r \h </w:instrText>
      </w:r>
      <w:r w:rsidR="00E1608C">
        <w:fldChar w:fldCharType="separate"/>
      </w:r>
      <w:r w:rsidR="00E1608C">
        <w:t>[2]</w:t>
      </w:r>
      <w:r w:rsidR="00E1608C">
        <w:fldChar w:fldCharType="end"/>
      </w:r>
    </w:p>
    <w:p w14:paraId="591B45BC" w14:textId="77777777" w:rsidR="006F5484" w:rsidRDefault="006F5484" w:rsidP="00A057CC"/>
    <w:p w14:paraId="7B0AF273" w14:textId="78B28083" w:rsidR="00A057CC" w:rsidRDefault="00A057CC" w:rsidP="00A057CC">
      <w:r w:rsidRPr="00A057CC">
        <w:rPr>
          <w:noProof/>
        </w:rPr>
        <w:drawing>
          <wp:inline distT="0" distB="0" distL="0" distR="0" wp14:anchorId="42A9B0B1" wp14:editId="310A718A">
            <wp:extent cx="5274310" cy="2985135"/>
            <wp:effectExtent l="0" t="0" r="0" b="0"/>
            <wp:docPr id="57" name="图片 5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示&#10;&#10;描述已自动生成"/>
                    <pic:cNvPicPr/>
                  </pic:nvPicPr>
                  <pic:blipFill>
                    <a:blip r:embed="rId7"/>
                    <a:stretch>
                      <a:fillRect/>
                    </a:stretch>
                  </pic:blipFill>
                  <pic:spPr>
                    <a:xfrm>
                      <a:off x="0" y="0"/>
                      <a:ext cx="5274310" cy="2985135"/>
                    </a:xfrm>
                    <a:prstGeom prst="rect">
                      <a:avLst/>
                    </a:prstGeom>
                  </pic:spPr>
                </pic:pic>
              </a:graphicData>
            </a:graphic>
          </wp:inline>
        </w:drawing>
      </w:r>
    </w:p>
    <w:p w14:paraId="72F9296F" w14:textId="299CD3FB" w:rsidR="00A057CC" w:rsidRDefault="00A057CC" w:rsidP="0044609C">
      <w:pPr>
        <w:pStyle w:val="a3"/>
        <w:numPr>
          <w:ilvl w:val="0"/>
          <w:numId w:val="16"/>
        </w:numPr>
        <w:ind w:firstLineChars="0"/>
        <w:jc w:val="center"/>
      </w:pPr>
      <w:r w:rsidRPr="00035CCB">
        <w:t xml:space="preserve">Performance on benchmark text classification tasks with and without EDA, for various dataset sizes used for training. For reference, the dotted grey line indicates </w:t>
      </w:r>
      <w:r w:rsidRPr="00035CCB">
        <w:lastRenderedPageBreak/>
        <w:t>best performances from Kim (2014) for SST-2, CR, SUBJ, and TREC, and Ganapathibhotla (2008) for PC.</w:t>
      </w:r>
    </w:p>
    <w:p w14:paraId="0F476BCE" w14:textId="77777777" w:rsidR="00D07F8A" w:rsidRDefault="00D07F8A" w:rsidP="00A057CC">
      <w:pPr>
        <w:rPr>
          <w:sz w:val="18"/>
          <w:szCs w:val="21"/>
        </w:rPr>
      </w:pPr>
    </w:p>
    <w:p w14:paraId="39104920" w14:textId="6D0FA658" w:rsidR="00D07F8A" w:rsidRDefault="00D07F8A" w:rsidP="00D07F8A">
      <w:r w:rsidRPr="009B0359">
        <w:t xml:space="preserve">The challenge of working with unbalanced datasets is that most machine learning techniques will not learn the knowledge of the minority class well, and turn have poor performance on the minority class. although typically the performance </w:t>
      </w:r>
      <w:ins w:id="24" w:author="Shi Zhaoheng" w:date="2020-10-28T23:05:00Z">
        <w:r w:rsidR="00AF51CD">
          <w:t>of</w:t>
        </w:r>
      </w:ins>
      <w:del w:id="25" w:author="Shi Zhaoheng" w:date="2020-10-28T23:05:00Z">
        <w:r w:rsidRPr="009B0359" w:rsidDel="00AF51CD">
          <w:delText>on</w:delText>
        </w:r>
      </w:del>
      <w:r w:rsidRPr="009B0359">
        <w:t xml:space="preserve"> the minority class is most important. The distribution of positive and negative samples of the dataset is very unbalanced. So the data augmentation for the minority class is necessary.</w:t>
      </w:r>
      <w:r w:rsidR="00E1608C">
        <w:fldChar w:fldCharType="begin"/>
      </w:r>
      <w:r w:rsidR="00E1608C">
        <w:instrText xml:space="preserve"> REF _Ref54133312 \r \h </w:instrText>
      </w:r>
      <w:r w:rsidR="00E1608C">
        <w:fldChar w:fldCharType="separate"/>
      </w:r>
      <w:r w:rsidR="00E1608C">
        <w:t>[2]</w:t>
      </w:r>
      <w:r w:rsidR="00E1608C">
        <w:fldChar w:fldCharType="end"/>
      </w:r>
    </w:p>
    <w:p w14:paraId="40D21CE7" w14:textId="77777777" w:rsidR="00D07F8A" w:rsidRDefault="00D07F8A" w:rsidP="00D07F8A"/>
    <w:p w14:paraId="57ABA04F" w14:textId="77777777" w:rsidR="00D07F8A" w:rsidRDefault="00D07F8A" w:rsidP="00D07F8A">
      <w:pPr>
        <w:jc w:val="center"/>
      </w:pPr>
      <w:r w:rsidRPr="00871D3B">
        <w:rPr>
          <w:noProof/>
        </w:rPr>
        <w:drawing>
          <wp:inline distT="0" distB="0" distL="0" distR="0" wp14:anchorId="0A95533A" wp14:editId="1DA69524">
            <wp:extent cx="2930236" cy="1557195"/>
            <wp:effectExtent l="0" t="0" r="3810" b="5080"/>
            <wp:docPr id="58" name="图片 5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表, 折线图&#10;&#10;描述已自动生成"/>
                    <pic:cNvPicPr/>
                  </pic:nvPicPr>
                  <pic:blipFill>
                    <a:blip r:embed="rId8"/>
                    <a:stretch>
                      <a:fillRect/>
                    </a:stretch>
                  </pic:blipFill>
                  <pic:spPr>
                    <a:xfrm>
                      <a:off x="0" y="0"/>
                      <a:ext cx="2973487" cy="1580180"/>
                    </a:xfrm>
                    <a:prstGeom prst="rect">
                      <a:avLst/>
                    </a:prstGeom>
                  </pic:spPr>
                </pic:pic>
              </a:graphicData>
            </a:graphic>
          </wp:inline>
        </w:drawing>
      </w:r>
    </w:p>
    <w:p w14:paraId="6E31E118" w14:textId="74FE5B54" w:rsidR="00D07F8A" w:rsidRPr="00871D3B" w:rsidRDefault="00D07F8A" w:rsidP="0044609C">
      <w:pPr>
        <w:pStyle w:val="a3"/>
        <w:numPr>
          <w:ilvl w:val="0"/>
          <w:numId w:val="16"/>
        </w:numPr>
        <w:ind w:firstLineChars="0"/>
      </w:pPr>
      <w:r>
        <w:t xml:space="preserve"> Average performance gain of EDA across five</w:t>
      </w:r>
      <w:r>
        <w:rPr>
          <w:rFonts w:hint="eastAsia"/>
        </w:rPr>
        <w:t xml:space="preserve"> </w:t>
      </w:r>
      <w:r>
        <w:t>text classification tasks for various training set sizes.</w:t>
      </w:r>
      <w:r w:rsidRPr="0044609C">
        <w:rPr>
          <w:rFonts w:ascii="CMMI10" w:hAnsi="CMMI10"/>
          <w:sz w:val="20"/>
          <w:szCs w:val="20"/>
        </w:rPr>
        <w:t xml:space="preserve"> </w:t>
      </w:r>
      <m:oMath>
        <m:sSub>
          <m:sSubPr>
            <m:ctrlPr>
              <w:rPr>
                <w:rFonts w:ascii="Cambria Math" w:hAnsi="Cambria Math"/>
                <w:i/>
                <w:vertAlign w:val="subscript"/>
              </w:rPr>
            </m:ctrlPr>
          </m:sSubPr>
          <m:e>
            <m:r>
              <w:rPr>
                <w:rFonts w:ascii="Cambria Math" w:hAnsi="Cambria Math"/>
              </w:rPr>
              <m:t>n</m:t>
            </m:r>
          </m:e>
          <m:sub>
            <m:r>
              <w:rPr>
                <w:rFonts w:ascii="Cambria Math" w:hAnsi="Cambria Math"/>
                <w:vertAlign w:val="subscript"/>
              </w:rPr>
              <m:t>aug</m:t>
            </m:r>
          </m:sub>
        </m:sSub>
      </m:oMath>
      <w:r w:rsidRPr="00871D3B">
        <w:t xml:space="preserve"> is the number of generated augmented sentences per original sentence. </w:t>
      </w:r>
    </w:p>
    <w:p w14:paraId="1E944E1E" w14:textId="3A85A4FF" w:rsidR="00035CCB" w:rsidRPr="003D5D67" w:rsidRDefault="00035CCB" w:rsidP="00A057CC">
      <w:pPr>
        <w:rPr>
          <w:sz w:val="18"/>
          <w:szCs w:val="21"/>
        </w:rPr>
      </w:pPr>
    </w:p>
    <w:p w14:paraId="18C182EA" w14:textId="41FF6F4A" w:rsidR="009B0359" w:rsidRPr="00871D3B" w:rsidRDefault="00D94327" w:rsidP="00D07F8A">
      <w:pPr>
        <w:pStyle w:val="4"/>
      </w:pPr>
      <w:r>
        <w:t>Appling in EMSCAD</w:t>
      </w:r>
    </w:p>
    <w:p w14:paraId="25AEBC0B" w14:textId="3E10578A" w:rsidR="009B0359" w:rsidRDefault="009B0359" w:rsidP="009B0359">
      <w:r w:rsidRPr="009B0359">
        <w:t>According to the paper, it depends on the size of the training data. When the training data is very small, the model is easier to</w:t>
      </w:r>
      <w:del w:id="26" w:author="Shi Zhaoheng" w:date="2020-10-28T23:10:00Z">
        <w:r w:rsidRPr="009B0359" w:rsidDel="00AF51CD">
          <w:delText xml:space="preserve"> </w:delText>
        </w:r>
      </w:del>
      <w:ins w:id="27" w:author="Shi Zhaoheng" w:date="2020-10-28T23:10:00Z">
        <w:r w:rsidR="00AF51CD">
          <w:t xml:space="preserve">overfit </w:t>
        </w:r>
      </w:ins>
      <w:del w:id="28" w:author="Shi Zhaoheng" w:date="2020-10-28T23:10:00Z">
        <w:r w:rsidRPr="009B0359" w:rsidDel="00AF51CD">
          <w:delText>over fit</w:delText>
        </w:r>
      </w:del>
      <w:r w:rsidRPr="009B0359">
        <w:t xml:space="preserve">, so it is recommended to generate more </w:t>
      </w:r>
      <w:ins w:id="29" w:author="Shi Zhaoheng" w:date="2020-10-29T00:01:00Z">
        <w:r w:rsidR="004F09A2" w:rsidRPr="009B0359">
          <w:t>data</w:t>
        </w:r>
        <w:r w:rsidR="004F09A2">
          <w:t>-</w:t>
        </w:r>
        <w:r w:rsidR="004F09A2" w:rsidRPr="009B0359">
          <w:t>enhanced</w:t>
        </w:r>
      </w:ins>
      <w:ins w:id="30" w:author="Shi Zhaoheng" w:date="2020-10-29T00:02:00Z">
        <w:r w:rsidR="004F09A2">
          <w:t xml:space="preserve"> </w:t>
        </w:r>
      </w:ins>
      <w:del w:id="31" w:author="Shi Zhaoheng" w:date="2020-10-29T00:01:00Z">
        <w:r w:rsidRPr="009B0359" w:rsidDel="004F09A2">
          <w:delText xml:space="preserve">data enhanced </w:delText>
        </w:r>
      </w:del>
      <w:r w:rsidRPr="009B0359">
        <w:t>samples. When the training data is very large, it may not be helpful to add a large number of data enhancement samples, because the model itself may have been able to generalize. it turned out that it is not that the more sentences added, the better the performance is, it will reach a peak and then fall.</w:t>
      </w:r>
    </w:p>
    <w:p w14:paraId="47B5C499" w14:textId="009293E1" w:rsidR="0044609C" w:rsidRDefault="00097011" w:rsidP="009B0359">
      <w:r>
        <w:rPr>
          <w:rFonts w:hint="eastAsia"/>
        </w:rPr>
        <w:t>A</w:t>
      </w:r>
      <w:r>
        <w:t>s it</w:t>
      </w:r>
      <w:ins w:id="32" w:author="Shi Zhaoheng" w:date="2020-10-29T00:03:00Z">
        <w:r w:rsidR="004F09A2">
          <w:t xml:space="preserve"> is</w:t>
        </w:r>
      </w:ins>
      <w:r>
        <w:t xml:space="preserve"> shown </w:t>
      </w:r>
      <w:ins w:id="33" w:author="Shi Zhaoheng" w:date="2020-10-29T00:05:00Z">
        <w:r w:rsidR="004F09A2">
          <w:t>in</w:t>
        </w:r>
      </w:ins>
      <w:del w:id="34" w:author="Shi Zhaoheng" w:date="2020-10-29T00:05:00Z">
        <w:r w:rsidDel="004F09A2">
          <w:delText>by</w:delText>
        </w:r>
      </w:del>
      <w:r>
        <w:t xml:space="preserve"> </w:t>
      </w:r>
      <w:r>
        <w:fldChar w:fldCharType="begin"/>
      </w:r>
      <w:r>
        <w:instrText xml:space="preserve"> REF _Ref54213029 \r \h </w:instrText>
      </w:r>
      <w:r>
        <w:fldChar w:fldCharType="separate"/>
      </w:r>
      <w:r>
        <w:t>Figure 3</w:t>
      </w:r>
      <w:r>
        <w:fldChar w:fldCharType="end"/>
      </w:r>
      <w:r>
        <w:t xml:space="preserve">, the original dataset is </w:t>
      </w:r>
      <w:ins w:id="35" w:author="Shi Zhaoheng" w:date="2020-10-29T00:04:00Z">
        <w:r w:rsidR="004F09A2">
          <w:t xml:space="preserve">an </w:t>
        </w:r>
      </w:ins>
      <w:r>
        <w:t xml:space="preserve">unbalanced dataset. We apply EDA to increase the smaller part of the dataset. After increasing it by 10 times, it </w:t>
      </w:r>
      <w:ins w:id="36" w:author="Shi Zhaoheng" w:date="2020-10-29T00:05:00Z">
        <w:r w:rsidR="004F09A2">
          <w:t xml:space="preserve">is </w:t>
        </w:r>
      </w:ins>
      <w:r>
        <w:t xml:space="preserve">shown </w:t>
      </w:r>
      <w:ins w:id="37" w:author="Shi Zhaoheng" w:date="2020-10-29T00:05:00Z">
        <w:r w:rsidR="004F09A2">
          <w:t>in</w:t>
        </w:r>
      </w:ins>
      <w:del w:id="38" w:author="Shi Zhaoheng" w:date="2020-10-29T00:05:00Z">
        <w:r w:rsidDel="004F09A2">
          <w:delText>by</w:delText>
        </w:r>
      </w:del>
      <w:r>
        <w:t xml:space="preserve"> </w:t>
      </w:r>
      <w:r>
        <w:fldChar w:fldCharType="begin"/>
      </w:r>
      <w:r>
        <w:instrText xml:space="preserve"> REF _Ref54213147 \r \h </w:instrText>
      </w:r>
      <w:r>
        <w:fldChar w:fldCharType="separate"/>
      </w:r>
      <w:r>
        <w:t>Figure 4</w:t>
      </w:r>
      <w:r>
        <w:fldChar w:fldCharType="end"/>
      </w:r>
      <w:r>
        <w:t xml:space="preserve">. </w:t>
      </w:r>
    </w:p>
    <w:p w14:paraId="072D82A2" w14:textId="0D66E3EA" w:rsidR="00972680" w:rsidRDefault="00972680" w:rsidP="00972680">
      <w:pPr>
        <w:jc w:val="center"/>
      </w:pPr>
      <w:r w:rsidRPr="00972680">
        <w:rPr>
          <w:noProof/>
        </w:rPr>
        <w:drawing>
          <wp:inline distT="0" distB="0" distL="0" distR="0" wp14:anchorId="35DC18E3" wp14:editId="0B3F8B97">
            <wp:extent cx="3000361" cy="1800000"/>
            <wp:effectExtent l="0" t="0" r="0" b="3810"/>
            <wp:docPr id="6" name="图片 5" descr="图表, 条形图&#10;&#10;描述已自动生成">
              <a:extLst xmlns:a="http://schemas.openxmlformats.org/drawingml/2006/main">
                <a:ext uri="{FF2B5EF4-FFF2-40B4-BE49-F238E27FC236}">
                  <a16:creationId xmlns:a16="http://schemas.microsoft.com/office/drawing/2014/main" id="{8D2105F2-FECB-6546-8E48-F68BAA693F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表, 条形图&#10;&#10;描述已自动生成">
                      <a:extLst>
                        <a:ext uri="{FF2B5EF4-FFF2-40B4-BE49-F238E27FC236}">
                          <a16:creationId xmlns:a16="http://schemas.microsoft.com/office/drawing/2014/main" id="{8D2105F2-FECB-6546-8E48-F68BAA693F1C}"/>
                        </a:ext>
                      </a:extLst>
                    </pic:cNvPr>
                    <pic:cNvPicPr>
                      <a:picLocks noChangeAspect="1"/>
                    </pic:cNvPicPr>
                  </pic:nvPicPr>
                  <pic:blipFill>
                    <a:blip r:embed="rId9"/>
                    <a:stretch>
                      <a:fillRect/>
                    </a:stretch>
                  </pic:blipFill>
                  <pic:spPr>
                    <a:xfrm>
                      <a:off x="0" y="0"/>
                      <a:ext cx="3000361" cy="1800000"/>
                    </a:xfrm>
                    <a:prstGeom prst="rect">
                      <a:avLst/>
                    </a:prstGeom>
                  </pic:spPr>
                </pic:pic>
              </a:graphicData>
            </a:graphic>
          </wp:inline>
        </w:drawing>
      </w:r>
    </w:p>
    <w:p w14:paraId="3F4238F0" w14:textId="6D326CF4" w:rsidR="00972680" w:rsidRDefault="0044609C" w:rsidP="0044609C">
      <w:pPr>
        <w:pStyle w:val="a3"/>
        <w:numPr>
          <w:ilvl w:val="0"/>
          <w:numId w:val="16"/>
        </w:numPr>
        <w:ind w:firstLineChars="0"/>
        <w:jc w:val="center"/>
      </w:pPr>
      <w:r>
        <w:t xml:space="preserve"> </w:t>
      </w:r>
      <w:bookmarkStart w:id="39" w:name="_Ref54213029"/>
      <w:r w:rsidR="00972680">
        <w:t>the distribution of the original EMSCAD (fraudulent)</w:t>
      </w:r>
      <w:bookmarkEnd w:id="39"/>
    </w:p>
    <w:p w14:paraId="0C5C84D7" w14:textId="09175498" w:rsidR="00972680" w:rsidRDefault="00972680" w:rsidP="00972680">
      <w:pPr>
        <w:jc w:val="center"/>
      </w:pPr>
      <w:r w:rsidRPr="00972680">
        <w:rPr>
          <w:noProof/>
        </w:rPr>
        <w:lastRenderedPageBreak/>
        <w:drawing>
          <wp:inline distT="0" distB="0" distL="0" distR="0" wp14:anchorId="29093BC9" wp14:editId="462A24D9">
            <wp:extent cx="3129120" cy="1946564"/>
            <wp:effectExtent l="0" t="0" r="0" b="0"/>
            <wp:docPr id="7" name="图片 6" descr="图表, 条形图&#10;&#10;描述已自动生成">
              <a:extLst xmlns:a="http://schemas.openxmlformats.org/drawingml/2006/main">
                <a:ext uri="{FF2B5EF4-FFF2-40B4-BE49-F238E27FC236}">
                  <a16:creationId xmlns:a16="http://schemas.microsoft.com/office/drawing/2014/main" id="{E44B8EF8-A79B-B643-B389-FB130C0DB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表, 条形图&#10;&#10;描述已自动生成">
                      <a:extLst>
                        <a:ext uri="{FF2B5EF4-FFF2-40B4-BE49-F238E27FC236}">
                          <a16:creationId xmlns:a16="http://schemas.microsoft.com/office/drawing/2014/main" id="{E44B8EF8-A79B-B643-B389-FB130C0DBC06}"/>
                        </a:ext>
                      </a:extLst>
                    </pic:cNvPr>
                    <pic:cNvPicPr>
                      <a:picLocks noChangeAspect="1"/>
                    </pic:cNvPicPr>
                  </pic:nvPicPr>
                  <pic:blipFill>
                    <a:blip r:embed="rId10">
                      <a:alphaModFix/>
                    </a:blip>
                    <a:stretch>
                      <a:fillRect/>
                    </a:stretch>
                  </pic:blipFill>
                  <pic:spPr>
                    <a:xfrm>
                      <a:off x="0" y="0"/>
                      <a:ext cx="3138264" cy="1952253"/>
                    </a:xfrm>
                    <a:prstGeom prst="rect">
                      <a:avLst/>
                    </a:prstGeom>
                  </pic:spPr>
                </pic:pic>
              </a:graphicData>
            </a:graphic>
          </wp:inline>
        </w:drawing>
      </w:r>
    </w:p>
    <w:p w14:paraId="18D2B377" w14:textId="346DA3D2" w:rsidR="00972680" w:rsidRDefault="0044609C" w:rsidP="0044609C">
      <w:pPr>
        <w:pStyle w:val="a3"/>
        <w:numPr>
          <w:ilvl w:val="0"/>
          <w:numId w:val="16"/>
        </w:numPr>
        <w:ind w:firstLineChars="0"/>
        <w:jc w:val="center"/>
      </w:pPr>
      <w:r>
        <w:t xml:space="preserve"> </w:t>
      </w:r>
      <w:bookmarkStart w:id="40" w:name="_Ref54213147"/>
      <w:r w:rsidR="00972680">
        <w:t>After 10-times EDA, the distribution of the original EMSCAD (fraudulent)</w:t>
      </w:r>
      <w:bookmarkEnd w:id="40"/>
    </w:p>
    <w:p w14:paraId="5F14FEC5" w14:textId="59D47105" w:rsidR="00972680" w:rsidRPr="0044609C" w:rsidRDefault="0044609C" w:rsidP="0044609C">
      <w:pPr>
        <w:pStyle w:val="a3"/>
        <w:ind w:left="420" w:firstLineChars="0" w:firstLine="0"/>
        <w:jc w:val="center"/>
        <w:rPr>
          <w:rFonts w:ascii="Times New Roman" w:hAnsi="Times New Roman"/>
          <w:sz w:val="24"/>
        </w:rPr>
      </w:pPr>
      <w:r w:rsidRPr="0044609C">
        <w:rPr>
          <w:noProof/>
        </w:rPr>
        <w:drawing>
          <wp:inline distT="0" distB="0" distL="0" distR="0" wp14:anchorId="6E85DFFE" wp14:editId="54742D43">
            <wp:extent cx="3075238" cy="2130837"/>
            <wp:effectExtent l="0" t="0" r="0" b="0"/>
            <wp:docPr id="97" name="图片 9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图表&#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563" cy="2169865"/>
                    </a:xfrm>
                    <a:prstGeom prst="rect">
                      <a:avLst/>
                    </a:prstGeom>
                    <a:noFill/>
                    <a:ln>
                      <a:noFill/>
                    </a:ln>
                  </pic:spPr>
                </pic:pic>
              </a:graphicData>
            </a:graphic>
          </wp:inline>
        </w:drawing>
      </w:r>
    </w:p>
    <w:p w14:paraId="4A9DFD22" w14:textId="11DBB2F9" w:rsidR="00972680" w:rsidRDefault="0044609C" w:rsidP="0044609C">
      <w:pPr>
        <w:pStyle w:val="a3"/>
        <w:numPr>
          <w:ilvl w:val="0"/>
          <w:numId w:val="16"/>
        </w:numPr>
        <w:ind w:firstLineChars="0"/>
        <w:jc w:val="center"/>
      </w:pPr>
      <w:r>
        <w:t xml:space="preserve"> </w:t>
      </w:r>
      <w:bookmarkStart w:id="41" w:name="_Ref54212957"/>
      <w:r w:rsidR="00972680">
        <w:t>After 18-times EDA, the distribution of the original EMSCAD (fraudulent)</w:t>
      </w:r>
      <w:bookmarkEnd w:id="41"/>
    </w:p>
    <w:p w14:paraId="17A5B1AD" w14:textId="77777777" w:rsidR="00972680" w:rsidRPr="00972680" w:rsidRDefault="00972680" w:rsidP="00972680">
      <w:pPr>
        <w:jc w:val="center"/>
      </w:pPr>
    </w:p>
    <w:p w14:paraId="34BC5A32" w14:textId="42B74A18" w:rsidR="00972680" w:rsidRDefault="00972680" w:rsidP="009B0359">
      <w:r>
        <w:t xml:space="preserve">Finally, we chose the 18-times EDA </w:t>
      </w:r>
      <w:r w:rsidR="0044609C">
        <w:fldChar w:fldCharType="begin"/>
      </w:r>
      <w:r w:rsidR="0044609C">
        <w:instrText xml:space="preserve"> REF _Ref54212957 \r \h </w:instrText>
      </w:r>
      <w:r w:rsidR="0044609C">
        <w:fldChar w:fldCharType="separate"/>
      </w:r>
      <w:r w:rsidR="0044609C">
        <w:t>Figure 5</w:t>
      </w:r>
      <w:r w:rsidR="0044609C">
        <w:fldChar w:fldCharType="end"/>
      </w:r>
      <w:r w:rsidR="0044609C">
        <w:t xml:space="preserve"> </w:t>
      </w:r>
      <w:r>
        <w:t>as the final training dataset, as it performed better than others.</w:t>
      </w:r>
    </w:p>
    <w:p w14:paraId="0A3D8D27" w14:textId="4C29B2AE" w:rsidR="00972680" w:rsidRDefault="00CE3449" w:rsidP="009B0359">
      <w:r>
        <w:rPr>
          <w:rFonts w:hint="eastAsia"/>
          <w:noProof/>
        </w:rPr>
        <w:drawing>
          <wp:inline distT="0" distB="0" distL="0" distR="0" wp14:anchorId="2EA3447D" wp14:editId="5D562080">
            <wp:extent cx="5274310" cy="3009900"/>
            <wp:effectExtent l="0" t="0" r="0" b="0"/>
            <wp:docPr id="59" name="图片 5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示&#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p>
    <w:p w14:paraId="76B8916D" w14:textId="5BB1EB5E" w:rsidR="00CE3449" w:rsidRPr="009B0359" w:rsidRDefault="00CE3449" w:rsidP="00097011">
      <w:pPr>
        <w:pStyle w:val="a3"/>
        <w:numPr>
          <w:ilvl w:val="0"/>
          <w:numId w:val="16"/>
        </w:numPr>
        <w:ind w:firstLineChars="0"/>
        <w:jc w:val="center"/>
      </w:pPr>
      <w:r>
        <w:t>the workflow of the EDA</w:t>
      </w:r>
    </w:p>
    <w:p w14:paraId="72701753" w14:textId="1FA1B278" w:rsidR="007820BE" w:rsidRDefault="00B82CE6" w:rsidP="00F5009E">
      <w:pPr>
        <w:pStyle w:val="3"/>
      </w:pPr>
      <w:r w:rsidRPr="00B82CE6">
        <w:lastRenderedPageBreak/>
        <w:t>Global Vectors for Word Representation</w:t>
      </w:r>
    </w:p>
    <w:p w14:paraId="76EAC968" w14:textId="77777777" w:rsidR="00B82CE6" w:rsidRPr="008E38F1" w:rsidRDefault="00B82CE6" w:rsidP="00B82CE6">
      <w:pPr>
        <w:pStyle w:val="4"/>
      </w:pPr>
      <w:r w:rsidRPr="00413485">
        <w:t>Introduction</w:t>
      </w:r>
    </w:p>
    <w:p w14:paraId="19487386" w14:textId="3279CB67" w:rsidR="00B82CE6" w:rsidRDefault="00B82CE6" w:rsidP="00FC0BBA">
      <w:r w:rsidRPr="00B82CE6">
        <w:t>GloVe is an unsupervised learning algorithm for obtaining vector representations for words. Training is performed on aggregated global word-word co-occurrence statistics from a corpus, and the resulting representations showcase interesting linear substructures of the word vector space.</w:t>
      </w:r>
      <w:r w:rsidR="00F13DC6">
        <w:t xml:space="preserve"> </w:t>
      </w:r>
    </w:p>
    <w:p w14:paraId="2F4B0D9A" w14:textId="77777777" w:rsidR="00FC0BBA" w:rsidRDefault="00A54D4C" w:rsidP="00FC0BBA">
      <w:r>
        <w:t xml:space="preserve">Semantic vector space models of language represent each word with a real-valued vector. </w:t>
      </w:r>
      <w:r w:rsidR="00DE092C" w:rsidRPr="00DE092C">
        <w:t>Most word vector methods rely on the distance or angle between pairs of word vectors as the primary method for evaluating the intrinsic quality of such a set of word representations. Recently, Mikolov et al. (2013c) introduced a new evaluation scheme based on word analogies that probes the finer structure of the word vector space by examining not the scalar distance between word vectors, but rather their various dimensions of difference. For example, the analogy “king is to queen as man is to woman” should be encoded in the vector space by the vector equation king − queen = man − woman. This evaluation scheme favors models that produce dimensions of meaning, thereby capturing the multi-clustering idea of distributed representations (Bengio, 2009). The two main model families for learning word vectors are: 1) global matrix factorization methods, such as latent semantic analysis (LSA) (Deerwester et al., 1990) and 2) local context window methods, such as the skip-gram model of Mikolov et al. (2013c). Currently, both families suffer significant drawbacks. While methods like LSA efficiently leverage statistical information, they do relatively poorly on the word analogy task, indicating a sub-optimal vector space structure. Methods like skip-gram may do better on the analogy task, but they poorly utilize the statistics of the corpus since they train on separate local context windows instead of on global co-occurrence counts.</w:t>
      </w:r>
    </w:p>
    <w:p w14:paraId="7E6A1D06" w14:textId="614E7FB6" w:rsidR="00DE092C" w:rsidRPr="00DE092C" w:rsidRDefault="00FC0BBA" w:rsidP="00FC0BBA">
      <w:r>
        <w:t>T</w:t>
      </w:r>
      <w:r w:rsidR="00DE092C" w:rsidRPr="00DE092C">
        <w:t>h</w:t>
      </w:r>
      <w:r>
        <w:rPr>
          <w:rFonts w:hint="eastAsia"/>
        </w:rPr>
        <w:t>e</w:t>
      </w:r>
      <w:r w:rsidR="00DE092C" w:rsidRPr="00DE092C">
        <w:t xml:space="preserve"> </w:t>
      </w:r>
      <w:r>
        <w:t xml:space="preserve">paper - </w:t>
      </w:r>
      <w:r w:rsidRPr="00FC0BBA">
        <w:rPr>
          <w:rFonts w:ascii="Candara" w:hAnsi="Candara"/>
          <w:i/>
          <w:iCs/>
        </w:rPr>
        <w:t>GloVe: Global Vectors for Word Representation</w:t>
      </w:r>
      <w:r>
        <w:t xml:space="preserve">, wrote by </w:t>
      </w:r>
      <w:r w:rsidRPr="00FC0BBA">
        <w:t>Jeffrey Pennington, Richard Socher</w:t>
      </w:r>
      <w:r>
        <w:t>. it</w:t>
      </w:r>
      <w:r w:rsidR="00DE092C" w:rsidRPr="00DE092C">
        <w:t xml:space="preserve"> analyze</w:t>
      </w:r>
      <w:r>
        <w:t>s</w:t>
      </w:r>
      <w:r w:rsidR="00DE092C" w:rsidRPr="00DE092C">
        <w:t xml:space="preserve"> the model properties necessary to produce linear directions of meaning and argue that global log-bilinear regression models are appropriate for doing so. We propose a specific weighted least squares model that trains on global word-word co-occurrence counts and thus makes efficient use of statistics. The model produces a word vector space with meaningful substructure, as evidenced by its state-of-the-art performance of 75% accuracy on the word analogy dataset. </w:t>
      </w:r>
      <w:r>
        <w:t>it</w:t>
      </w:r>
      <w:r w:rsidR="00DE092C" w:rsidRPr="00DE092C">
        <w:t xml:space="preserve"> also demonstrate</w:t>
      </w:r>
      <w:r>
        <w:t>s</w:t>
      </w:r>
      <w:r w:rsidR="00DE092C" w:rsidRPr="00DE092C">
        <w:t xml:space="preserve"> that </w:t>
      </w:r>
      <w:r>
        <w:t>the</w:t>
      </w:r>
      <w:r w:rsidR="00DE092C" w:rsidRPr="00DE092C">
        <w:t xml:space="preserve"> methods outperform other current methods on several word similarity tasks, and also on a common named entity recognition (NER) benchmark.</w:t>
      </w:r>
      <w:r w:rsidRPr="00FC0BBA">
        <w:t xml:space="preserve"> </w:t>
      </w:r>
      <w:r w:rsidR="00E1608C">
        <w:fldChar w:fldCharType="begin"/>
      </w:r>
      <w:r w:rsidR="00E1608C">
        <w:instrText xml:space="preserve"> REF _Ref54133121 \r \h </w:instrText>
      </w:r>
      <w:r w:rsidR="00E1608C">
        <w:fldChar w:fldCharType="separate"/>
      </w:r>
      <w:r w:rsidR="00E1608C">
        <w:t>[3]</w:t>
      </w:r>
      <w:r w:rsidR="00E1608C">
        <w:fldChar w:fldCharType="end"/>
      </w:r>
    </w:p>
    <w:p w14:paraId="2AE50F1C" w14:textId="77777777" w:rsidR="00DE092C" w:rsidRPr="00DE092C" w:rsidRDefault="00DE092C" w:rsidP="00A54D4C"/>
    <w:p w14:paraId="027C0311" w14:textId="77777777" w:rsidR="0053050E" w:rsidRDefault="0053050E" w:rsidP="0053050E">
      <w:pPr>
        <w:pStyle w:val="4"/>
      </w:pPr>
      <w:r>
        <w:t>Performance in EMSCAD</w:t>
      </w:r>
    </w:p>
    <w:p w14:paraId="6A8E4DE2" w14:textId="77777777" w:rsidR="0053050E" w:rsidRPr="003253D3" w:rsidRDefault="0053050E" w:rsidP="0053050E">
      <w:r>
        <w:t xml:space="preserve">we download the pre-trained word vectors on </w:t>
      </w:r>
      <w:hyperlink r:id="rId13" w:history="1">
        <w:r w:rsidRPr="0053050E">
          <w:rPr>
            <w:rStyle w:val="a6"/>
          </w:rPr>
          <w:t>github</w:t>
        </w:r>
      </w:hyperlink>
      <w:r>
        <w:t xml:space="preserve">, choosing </w:t>
      </w:r>
      <w:r w:rsidRPr="0053050E">
        <w:t>Common Crawl (42B tokens, 1.9M vocab, uncased, 300d vectors, 1.75 GB download)</w:t>
      </w:r>
      <w:r>
        <w:t>.</w:t>
      </w:r>
    </w:p>
    <w:p w14:paraId="10C22116" w14:textId="5B8B0FB9" w:rsidR="0053050E" w:rsidRPr="0053050E" w:rsidRDefault="0053050E" w:rsidP="00B82CE6"/>
    <w:p w14:paraId="79EFF0E4" w14:textId="6D9F412B" w:rsidR="00491037" w:rsidRDefault="00491037" w:rsidP="00F5009E">
      <w:pPr>
        <w:pStyle w:val="3"/>
      </w:pPr>
      <w:r>
        <w:lastRenderedPageBreak/>
        <w:t xml:space="preserve">Logistic </w:t>
      </w:r>
      <w:r w:rsidR="00E17A18">
        <w:t>r</w:t>
      </w:r>
      <w:r>
        <w:t>egression</w:t>
      </w:r>
    </w:p>
    <w:p w14:paraId="361DEDAE" w14:textId="03631E1B" w:rsidR="00DE092C" w:rsidRDefault="00DE092C" w:rsidP="00DE092C">
      <w:pPr>
        <w:pStyle w:val="4"/>
      </w:pPr>
      <w:r w:rsidRPr="00413485">
        <w:t>Introduction</w:t>
      </w:r>
    </w:p>
    <w:p w14:paraId="6D1BD3A3" w14:textId="46445E8F" w:rsidR="005F778B" w:rsidRDefault="005F778B" w:rsidP="005F778B">
      <w:r>
        <w:t xml:space="preserve">In statistics, the logistic model is used to model the probability of a certain class or event existing such as pass/fail, win/lose, alive/dead or healthy/sick. This can be extended to model several classes of events such as determining whether an image contains a cat, dog, lion, etc. Each object </w:t>
      </w:r>
      <w:ins w:id="42" w:author="Shi Zhaoheng" w:date="2020-10-29T00:54:00Z">
        <w:r w:rsidR="00563D0C">
          <w:t xml:space="preserve">that is </w:t>
        </w:r>
      </w:ins>
      <w:del w:id="43" w:author="Shi Zhaoheng" w:date="2020-10-29T00:54:00Z">
        <w:r w:rsidDel="00563D0C">
          <w:delText xml:space="preserve">being </w:delText>
        </w:r>
      </w:del>
      <w:r>
        <w:t>detected in the image would be assigned a probability between 0 and 1, with a sum of one.</w:t>
      </w:r>
    </w:p>
    <w:p w14:paraId="24F9A748" w14:textId="68939C8F" w:rsidR="005F778B" w:rsidRDefault="005F778B" w:rsidP="005F778B">
      <w:r>
        <w:t>Logistic regression is a statistical model that in its basic form uses a logistic function to model a binary dependent variable, although many more complex extensions exist. In regression analysis, logistic regression is estimating the parameters of a logistic model (a form of binary regression). Mathematically, a binary logistic model has a dependent variable with two possible values, such as pass/fail which is represented by an indicator variable, where the two values are labeled "0" and "1". In the logistic model, the log-odds (the logarithm of the odds) for the value labeled "1" is a linear combination of one or more independent variables ("predictors"); the independent variables can each be a binary variable (two classes, coded by an indicator variable) or a continuous variable (any real value). The corresponding probability of the value labeled "1" can vary between 0 (certainly the value "0") and 1 (certainly the value "1"), hence the labeling; the function that converts log-odds to probability is the logistic function, hence the name. The unit of measurement for the log-odds scale is called a logit, from</w:t>
      </w:r>
      <w:ins w:id="44" w:author="Shi Zhaoheng" w:date="2020-10-29T00:56:00Z">
        <w:r w:rsidR="00563D0C">
          <w:t xml:space="preserve"> the</w:t>
        </w:r>
      </w:ins>
      <w:r>
        <w:t xml:space="preserve"> logistic unit, hence the alternative names. Analogous models with a different sigmoid function instead of the logistic function can also be used, such as the probit model; the defining characteristic of the logistic model is that increasing one of the independent variables multiplicatively scales the odds of the given outcome at a constant rate, with each independent variable having its own parameter; for a binary dependent variable</w:t>
      </w:r>
      <w:ins w:id="45" w:author="Shi Zhaoheng" w:date="2020-10-29T00:57:00Z">
        <w:r w:rsidR="00563D0C">
          <w:t>,</w:t>
        </w:r>
      </w:ins>
      <w:r>
        <w:t xml:space="preserve"> this generalizes the odds ratio.</w:t>
      </w:r>
    </w:p>
    <w:p w14:paraId="519D13FE" w14:textId="1B793F50" w:rsidR="005F778B" w:rsidRDefault="005F778B" w:rsidP="005F778B">
      <w:pPr>
        <w:rPr>
          <w:rFonts w:ascii="宋体" w:eastAsia="宋体" w:hAnsi="宋体" w:cs="宋体"/>
        </w:rPr>
      </w:pPr>
      <w:r>
        <w:t>In a binary logistic regression model, the dependent variable has two levels (categorical). Outputs with more than two values are modeled by multinomial logistic regression and, if the multiple categories are ordered, by ordinal logistic regression (for example the proportional odds ordinal logistic model). The logistic regression model itself simply models probability of output in terms of input and does not perform statistical classification (it is not a classifier), though it can be used to make a classifier, for instance by choosing a cutoff value and classifying inputs with probability greater than the cutoff as one class, below the cutoff as the other; this is a common way to make a binary classifier. The coefficients are generally not computed by a closed-form expression, unlike linear least squares. The logistic regression as a general statistical model was originally developed and popularized primarily by Joseph Berkson, beginning in Berkson (1944), where he coined "logit"</w:t>
      </w:r>
      <w:r>
        <w:rPr>
          <w:rFonts w:ascii="宋体" w:eastAsia="宋体" w:hAnsi="宋体" w:cs="宋体"/>
        </w:rPr>
        <w:t>.</w:t>
      </w:r>
      <w:r w:rsidR="00097011">
        <w:rPr>
          <w:rFonts w:ascii="宋体" w:eastAsia="宋体" w:hAnsi="宋体" w:cs="宋体"/>
        </w:rPr>
        <w:fldChar w:fldCharType="begin"/>
      </w:r>
      <w:r w:rsidR="00097011">
        <w:rPr>
          <w:rFonts w:ascii="宋体" w:eastAsia="宋体" w:hAnsi="宋体" w:cs="宋体"/>
        </w:rPr>
        <w:instrText xml:space="preserve"> REF _Ref54213213 \r \h </w:instrText>
      </w:r>
      <w:r w:rsidR="00097011">
        <w:rPr>
          <w:rFonts w:ascii="宋体" w:eastAsia="宋体" w:hAnsi="宋体" w:cs="宋体"/>
        </w:rPr>
      </w:r>
      <w:r w:rsidR="00097011">
        <w:rPr>
          <w:rFonts w:ascii="宋体" w:eastAsia="宋体" w:hAnsi="宋体" w:cs="宋体"/>
        </w:rPr>
        <w:fldChar w:fldCharType="separate"/>
      </w:r>
      <w:r w:rsidR="00097011">
        <w:rPr>
          <w:rFonts w:ascii="宋体" w:eastAsia="宋体" w:hAnsi="宋体" w:cs="宋体"/>
        </w:rPr>
        <w:t>[4]</w:t>
      </w:r>
      <w:r w:rsidR="00097011">
        <w:rPr>
          <w:rFonts w:ascii="宋体" w:eastAsia="宋体" w:hAnsi="宋体" w:cs="宋体"/>
        </w:rPr>
        <w:fldChar w:fldCharType="end"/>
      </w:r>
    </w:p>
    <w:p w14:paraId="2A79A317" w14:textId="77777777" w:rsidR="007A048D" w:rsidRPr="007A048D" w:rsidRDefault="007A048D" w:rsidP="007A048D">
      <w:pPr>
        <w:pStyle w:val="5"/>
      </w:pPr>
      <w:r w:rsidRPr="007A048D">
        <w:t>Definition of the logistic function</w:t>
      </w:r>
    </w:p>
    <w:p w14:paraId="76178580" w14:textId="580655BE" w:rsidR="007A048D" w:rsidRDefault="007A048D" w:rsidP="007A048D">
      <w:pPr>
        <w:rPr>
          <w:rFonts w:eastAsia="宋体"/>
        </w:rPr>
      </w:pPr>
      <w:r w:rsidRPr="007A048D">
        <w:rPr>
          <w:rFonts w:eastAsia="宋体"/>
        </w:rPr>
        <w:t>An explanation of logistic regression can begin with an explanation of the standard logistic function. The logistic function is a sigmoid function, which takes any real inpu</w:t>
      </w:r>
      <w:r>
        <w:rPr>
          <w:rFonts w:eastAsia="宋体"/>
        </w:rPr>
        <w:t xml:space="preserve">t </w:t>
      </w:r>
      <m:oMath>
        <m:r>
          <w:rPr>
            <w:rFonts w:ascii="Cambria Math" w:eastAsia="宋体" w:hAnsi="Cambria Math"/>
          </w:rPr>
          <m:t>t</m:t>
        </m:r>
      </m:oMath>
      <w:r w:rsidRPr="007A048D">
        <w:rPr>
          <w:rFonts w:eastAsia="宋体"/>
        </w:rPr>
        <w:t xml:space="preserve">, </w:t>
      </w:r>
      <m:oMath>
        <m:r>
          <w:rPr>
            <w:rFonts w:ascii="Cambria Math" w:eastAsia="宋体" w:hAnsi="Cambria Math"/>
          </w:rPr>
          <m:t>(t</m:t>
        </m:r>
        <m:r>
          <m:rPr>
            <m:scr m:val="double-struck"/>
          </m:rPr>
          <w:rPr>
            <w:rFonts w:ascii="Cambria Math" w:eastAsia="宋体" w:hAnsi="Cambria Math"/>
          </w:rPr>
          <m:t>∈R)</m:t>
        </m:r>
      </m:oMath>
      <w:r w:rsidRPr="007A048D">
        <w:rPr>
          <w:rFonts w:eastAsia="宋体"/>
        </w:rPr>
        <w:t xml:space="preserve">, </w:t>
      </w:r>
      <w:r w:rsidRPr="007A048D">
        <w:rPr>
          <w:rFonts w:eastAsia="宋体"/>
        </w:rPr>
        <w:lastRenderedPageBreak/>
        <w:t xml:space="preserve">and outputs a value between zero and one; for the logit, this is interpreted as taking input log-odds and having output probability. The standard logistic function </w:t>
      </w:r>
      <m:oMath>
        <m:r>
          <w:rPr>
            <w:rFonts w:ascii="Cambria Math" w:eastAsia="宋体" w:hAnsi="Cambria Math"/>
          </w:rPr>
          <m:t>σ</m:t>
        </m:r>
        <m:r>
          <m:rPr>
            <m:scr m:val="double-struck"/>
          </m:rPr>
          <w:rPr>
            <w:rFonts w:ascii="Cambria Math" w:eastAsia="宋体" w:hAnsi="Cambria Math"/>
          </w:rPr>
          <m:t>:R→(</m:t>
        </m:r>
        <m:r>
          <w:rPr>
            <w:rFonts w:ascii="Cambria Math" w:eastAsia="宋体" w:hAnsi="Cambria Math"/>
          </w:rPr>
          <m:t>0,1)</m:t>
        </m:r>
      </m:oMath>
      <w:r w:rsidR="00FD247B">
        <w:rPr>
          <w:rFonts w:eastAsia="宋体"/>
        </w:rPr>
        <w:t xml:space="preserve"> </w:t>
      </w:r>
      <w:r w:rsidRPr="007A048D">
        <w:rPr>
          <w:rFonts w:eastAsia="宋体"/>
        </w:rPr>
        <w:t>is defined as follows:</w:t>
      </w:r>
    </w:p>
    <w:p w14:paraId="2FFEA2FF" w14:textId="611163B6" w:rsidR="00FD247B" w:rsidRPr="00FD247B" w:rsidRDefault="00FD247B" w:rsidP="007A048D">
      <w:pPr>
        <w:rPr>
          <w:rFonts w:eastAsia="宋体"/>
        </w:rPr>
      </w:pPr>
      <m:oMathPara>
        <m:oMath>
          <m:r>
            <w:rPr>
              <w:rFonts w:ascii="Cambria Math" w:eastAsia="宋体" w:hAnsi="Cambria Math"/>
            </w:rPr>
            <m:t>σ</m:t>
          </m:r>
          <m:d>
            <m:dPr>
              <m:ctrlPr>
                <w:rPr>
                  <w:rFonts w:ascii="Cambria Math" w:eastAsia="宋体" w:hAnsi="Cambria Math"/>
                  <w:i/>
                </w:rPr>
              </m:ctrlPr>
            </m:dPr>
            <m:e>
              <m:r>
                <w:rPr>
                  <w:rFonts w:ascii="Cambria Math" w:eastAsia="宋体" w:hAnsi="Cambria Math"/>
                </w:rPr>
                <m:t>t</m:t>
              </m:r>
            </m:e>
          </m:d>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r>
                    <w:rPr>
                      <w:rFonts w:ascii="Cambria Math" w:eastAsia="宋体" w:hAnsi="Cambria Math"/>
                    </w:rPr>
                    <m:t>e</m:t>
                  </m:r>
                </m:e>
                <m:sup>
                  <m:r>
                    <w:rPr>
                      <w:rFonts w:ascii="Cambria Math" w:eastAsia="宋体" w:hAnsi="Cambria Math"/>
                    </w:rPr>
                    <m:t>t</m:t>
                  </m:r>
                </m:sup>
              </m:sSup>
            </m:num>
            <m:den>
              <m:sSup>
                <m:sSupPr>
                  <m:ctrlPr>
                    <w:rPr>
                      <w:rFonts w:ascii="Cambria Math" w:eastAsia="宋体" w:hAnsi="Cambria Math"/>
                      <w:i/>
                    </w:rPr>
                  </m:ctrlPr>
                </m:sSupPr>
                <m:e>
                  <m:r>
                    <w:rPr>
                      <w:rFonts w:ascii="Cambria Math" w:eastAsia="宋体" w:hAnsi="Cambria Math"/>
                    </w:rPr>
                    <m:t>e</m:t>
                  </m:r>
                </m:e>
                <m:sup>
                  <m:r>
                    <w:rPr>
                      <w:rFonts w:ascii="Cambria Math" w:eastAsia="宋体" w:hAnsi="Cambria Math"/>
                    </w:rPr>
                    <m:t>t</m:t>
                  </m:r>
                </m:sup>
              </m:sSup>
              <m:r>
                <w:rPr>
                  <w:rFonts w:ascii="Cambria Math" w:eastAsia="宋体" w:hAnsi="Cambria Math"/>
                </w:rPr>
                <m:t>+1</m:t>
              </m:r>
            </m:den>
          </m:f>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r>
                    <w:rPr>
                      <w:rFonts w:ascii="Cambria Math" w:eastAsia="宋体" w:hAnsi="Cambria Math"/>
                    </w:rPr>
                    <m:t>e</m:t>
                  </m:r>
                </m:e>
                <m:sup>
                  <m:r>
                    <w:rPr>
                      <w:rFonts w:ascii="Cambria Math" w:eastAsia="宋体" w:hAnsi="Cambria Math"/>
                    </w:rPr>
                    <m:t>t</m:t>
                  </m:r>
                </m:sup>
              </m:sSup>
            </m:num>
            <m:den>
              <m:sSup>
                <m:sSupPr>
                  <m:ctrlPr>
                    <w:rPr>
                      <w:rFonts w:ascii="Cambria Math" w:eastAsia="宋体" w:hAnsi="Cambria Math"/>
                      <w:i/>
                    </w:rPr>
                  </m:ctrlPr>
                </m:sSupPr>
                <m:e>
                  <m:r>
                    <w:rPr>
                      <w:rFonts w:ascii="Cambria Math" w:eastAsia="宋体" w:hAnsi="Cambria Math"/>
                    </w:rPr>
                    <m:t>1+e</m:t>
                  </m:r>
                </m:e>
                <m:sup>
                  <m:r>
                    <w:rPr>
                      <w:rFonts w:ascii="Cambria Math" w:eastAsia="宋体" w:hAnsi="Cambria Math"/>
                    </w:rPr>
                    <m:t>-t</m:t>
                  </m:r>
                </m:sup>
              </m:sSup>
            </m:den>
          </m:f>
        </m:oMath>
      </m:oMathPara>
    </w:p>
    <w:p w14:paraId="6CC6E656" w14:textId="57C7833C" w:rsidR="00FD247B" w:rsidRPr="00FD247B" w:rsidRDefault="00FD247B" w:rsidP="00FD247B">
      <w:pPr>
        <w:rPr>
          <w:rFonts w:eastAsia="宋体"/>
        </w:rPr>
      </w:pPr>
      <w:r w:rsidRPr="00FD247B">
        <w:rPr>
          <w:rFonts w:eastAsia="宋体"/>
        </w:rPr>
        <w:t xml:space="preserve">A graph of the logistic function on the t-interval (−6,6) is shown in </w:t>
      </w:r>
      <w:r w:rsidR="00097011">
        <w:rPr>
          <w:rFonts w:eastAsia="宋体"/>
        </w:rPr>
        <w:fldChar w:fldCharType="begin"/>
      </w:r>
      <w:r w:rsidR="00097011">
        <w:rPr>
          <w:rFonts w:eastAsia="宋体"/>
        </w:rPr>
        <w:instrText xml:space="preserve"> REF _Ref54213230 \r \h </w:instrText>
      </w:r>
      <w:r w:rsidR="00097011">
        <w:rPr>
          <w:rFonts w:eastAsia="宋体"/>
        </w:rPr>
      </w:r>
      <w:r w:rsidR="00097011">
        <w:rPr>
          <w:rFonts w:eastAsia="宋体"/>
        </w:rPr>
        <w:fldChar w:fldCharType="separate"/>
      </w:r>
      <w:r w:rsidR="00097011">
        <w:rPr>
          <w:rFonts w:eastAsia="宋体"/>
        </w:rPr>
        <w:t>Figure 7</w:t>
      </w:r>
      <w:r w:rsidR="00097011">
        <w:rPr>
          <w:rFonts w:eastAsia="宋体"/>
        </w:rPr>
        <w:fldChar w:fldCharType="end"/>
      </w:r>
      <w:r w:rsidR="00097011">
        <w:rPr>
          <w:rFonts w:eastAsia="宋体"/>
        </w:rPr>
        <w:t>.</w:t>
      </w:r>
    </w:p>
    <w:p w14:paraId="1BC1C3D9" w14:textId="4A2A966A" w:rsidR="00FD247B" w:rsidRDefault="00FD247B" w:rsidP="00FD247B">
      <w:pPr>
        <w:jc w:val="center"/>
        <w:rPr>
          <w:rFonts w:ascii="Times New Roman" w:hAnsi="Times New Roman"/>
          <w:sz w:val="24"/>
        </w:rPr>
      </w:pPr>
      <w:r w:rsidRPr="00FD247B">
        <w:rPr>
          <w:rFonts w:ascii="Times New Roman" w:hAnsi="Times New Roman"/>
          <w:sz w:val="24"/>
        </w:rPr>
        <w:fldChar w:fldCharType="begin"/>
      </w:r>
      <w:r w:rsidRPr="00FD247B">
        <w:rPr>
          <w:rFonts w:ascii="Times New Roman" w:hAnsi="Times New Roman"/>
          <w:sz w:val="24"/>
        </w:rPr>
        <w:instrText xml:space="preserve"> INCLUDEPICTURE "https://upload.wikimedia.org/wikipedia/commons/thumb/8/88/Logistic-curve.svg/2880px-Logistic-curve.svg.png" \* MERGEFORMATINET </w:instrText>
      </w:r>
      <w:r w:rsidRPr="00FD247B">
        <w:rPr>
          <w:rFonts w:ascii="Times New Roman" w:hAnsi="Times New Roman"/>
          <w:sz w:val="24"/>
        </w:rPr>
        <w:fldChar w:fldCharType="separate"/>
      </w:r>
      <w:r w:rsidRPr="00FD247B">
        <w:rPr>
          <w:rFonts w:ascii="Times New Roman" w:hAnsi="Times New Roman"/>
          <w:noProof/>
          <w:sz w:val="24"/>
        </w:rPr>
        <w:drawing>
          <wp:inline distT="0" distB="0" distL="0" distR="0" wp14:anchorId="37218395" wp14:editId="4FA21702">
            <wp:extent cx="4073236" cy="2715327"/>
            <wp:effectExtent l="0" t="0" r="0" b="0"/>
            <wp:docPr id="80" name="图片 80" descr="图表&#10;&#10;非常低可信度描述已自动生成">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表&#10;&#10;非常低可信度描述已自动生成">
                      <a:extLst>
                        <a:ext uri="{C183D7F6-B498-43B3-948B-1728B52AA6E4}">
                          <adec:decorative xmlns:adec="http://schemas.microsoft.com/office/drawing/2017/decorative" val="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3453" cy="2722138"/>
                    </a:xfrm>
                    <a:prstGeom prst="rect">
                      <a:avLst/>
                    </a:prstGeom>
                    <a:noFill/>
                    <a:ln>
                      <a:noFill/>
                    </a:ln>
                  </pic:spPr>
                </pic:pic>
              </a:graphicData>
            </a:graphic>
          </wp:inline>
        </w:drawing>
      </w:r>
      <w:r w:rsidRPr="00FD247B">
        <w:rPr>
          <w:rFonts w:ascii="Times New Roman" w:hAnsi="Times New Roman"/>
          <w:sz w:val="24"/>
        </w:rPr>
        <w:fldChar w:fldCharType="end"/>
      </w:r>
    </w:p>
    <w:p w14:paraId="257F6C0D" w14:textId="356B08A0" w:rsidR="00FD247B" w:rsidRDefault="00097011" w:rsidP="00097011">
      <w:pPr>
        <w:pStyle w:val="a3"/>
        <w:numPr>
          <w:ilvl w:val="0"/>
          <w:numId w:val="16"/>
        </w:numPr>
        <w:ind w:firstLineChars="0"/>
        <w:jc w:val="center"/>
      </w:pPr>
      <w:r>
        <w:t xml:space="preserve"> </w:t>
      </w:r>
      <w:bookmarkStart w:id="46" w:name="_Ref54213230"/>
      <w:r w:rsidR="00FD247B" w:rsidRPr="00FD247B">
        <w:t xml:space="preserve">The standard logistic function </w:t>
      </w:r>
      <m:oMath>
        <m:r>
          <w:rPr>
            <w:rFonts w:ascii="Cambria Math" w:eastAsia="宋体" w:hAnsi="Cambria Math"/>
          </w:rPr>
          <m:t>σ</m:t>
        </m:r>
        <m:d>
          <m:dPr>
            <m:ctrlPr>
              <w:rPr>
                <w:rFonts w:ascii="Cambria Math" w:eastAsia="宋体" w:hAnsi="Cambria Math"/>
                <w:i/>
              </w:rPr>
            </m:ctrlPr>
          </m:dPr>
          <m:e>
            <m:r>
              <w:rPr>
                <w:rFonts w:ascii="Cambria Math" w:eastAsia="宋体" w:hAnsi="Cambria Math"/>
              </w:rPr>
              <m:t>t</m:t>
            </m:r>
          </m:e>
        </m:d>
      </m:oMath>
      <w:r w:rsidR="00FD247B" w:rsidRPr="00FD247B">
        <w:t xml:space="preserve">; note that </w:t>
      </w:r>
      <m:oMath>
        <m:r>
          <w:rPr>
            <w:rFonts w:ascii="Cambria Math" w:eastAsia="宋体" w:hAnsi="Cambria Math"/>
          </w:rPr>
          <m:t>σ</m:t>
        </m:r>
        <m:d>
          <m:dPr>
            <m:ctrlPr>
              <w:rPr>
                <w:rFonts w:ascii="Cambria Math" w:eastAsia="宋体" w:hAnsi="Cambria Math"/>
                <w:i/>
              </w:rPr>
            </m:ctrlPr>
          </m:dPr>
          <m:e>
            <m:r>
              <w:rPr>
                <w:rFonts w:ascii="Cambria Math" w:eastAsia="宋体" w:hAnsi="Cambria Math"/>
              </w:rPr>
              <m:t>t</m:t>
            </m:r>
          </m:e>
        </m:d>
        <m:r>
          <w:rPr>
            <w:rFonts w:ascii="Cambria Math" w:eastAsia="宋体" w:hAnsi="Cambria Math"/>
          </w:rPr>
          <m:t>∈(0,1)</m:t>
        </m:r>
      </m:oMath>
      <w:r w:rsidR="00FD247B" w:rsidRPr="00FD247B">
        <w:t xml:space="preserve"> for all </w:t>
      </w:r>
      <m:oMath>
        <m:r>
          <w:rPr>
            <w:rFonts w:ascii="Cambria Math" w:hAnsi="Cambria Math"/>
          </w:rPr>
          <m:t>t</m:t>
        </m:r>
      </m:oMath>
      <w:r w:rsidR="00FD247B" w:rsidRPr="00FD247B">
        <w:t>.</w:t>
      </w:r>
      <w:bookmarkEnd w:id="46"/>
    </w:p>
    <w:p w14:paraId="7E9F6D11" w14:textId="77777777" w:rsidR="00FD247B" w:rsidRPr="00FD247B" w:rsidRDefault="00FD247B" w:rsidP="00FD247B">
      <w:pPr>
        <w:jc w:val="center"/>
        <w:rPr>
          <w:rFonts w:ascii="Times New Roman" w:hAnsi="Times New Roman"/>
          <w:sz w:val="24"/>
        </w:rPr>
      </w:pPr>
    </w:p>
    <w:p w14:paraId="2460FD79" w14:textId="2999FCE2" w:rsidR="00FD247B" w:rsidRPr="00FD247B" w:rsidRDefault="00FD247B" w:rsidP="00FD247B">
      <w:pPr>
        <w:rPr>
          <w:rFonts w:eastAsia="宋体"/>
        </w:rPr>
      </w:pPr>
      <w:r w:rsidRPr="00FD247B">
        <w:rPr>
          <w:rFonts w:eastAsia="宋体"/>
        </w:rPr>
        <w:t xml:space="preserve">Let us assume that </w:t>
      </w:r>
      <m:oMath>
        <m:r>
          <w:rPr>
            <w:rFonts w:ascii="Cambria Math" w:eastAsia="宋体" w:hAnsi="Cambria Math"/>
          </w:rPr>
          <m:t>t</m:t>
        </m:r>
      </m:oMath>
      <w:r w:rsidRPr="00FD247B">
        <w:rPr>
          <w:rFonts w:eastAsia="宋体"/>
        </w:rPr>
        <w:t xml:space="preserve"> is a linear function of a single explanatory variable </w:t>
      </w:r>
      <m:oMath>
        <m:r>
          <w:rPr>
            <w:rFonts w:ascii="Cambria Math" w:eastAsia="宋体" w:hAnsi="Cambria Math"/>
          </w:rPr>
          <m:t>x</m:t>
        </m:r>
      </m:oMath>
      <w:r w:rsidRPr="00FD247B">
        <w:rPr>
          <w:rFonts w:eastAsia="宋体"/>
        </w:rPr>
        <w:t xml:space="preserve"> (the case where</w:t>
      </w:r>
      <w:r>
        <w:rPr>
          <w:rFonts w:eastAsia="宋体"/>
        </w:rPr>
        <w:t xml:space="preserve"> </w:t>
      </w:r>
      <m:oMath>
        <m:r>
          <w:rPr>
            <w:rFonts w:ascii="Cambria Math" w:eastAsia="宋体" w:hAnsi="Cambria Math"/>
          </w:rPr>
          <m:t>t</m:t>
        </m:r>
      </m:oMath>
      <w:r w:rsidRPr="00FD247B">
        <w:rPr>
          <w:rFonts w:eastAsia="宋体"/>
        </w:rPr>
        <w:t xml:space="preserve"> is a linear combination of multiple explanatory variables is treated similarly). We can then express</w:t>
      </w:r>
      <m:oMath>
        <m:r>
          <w:rPr>
            <w:rFonts w:ascii="Cambria Math" w:eastAsia="宋体" w:hAnsi="Cambria Math"/>
          </w:rPr>
          <m:t xml:space="preserve"> t</m:t>
        </m:r>
      </m:oMath>
      <w:r w:rsidRPr="00FD247B">
        <w:rPr>
          <w:rFonts w:eastAsia="宋体"/>
        </w:rPr>
        <w:t xml:space="preserve"> as follows:</w:t>
      </w:r>
    </w:p>
    <w:p w14:paraId="37E8E120" w14:textId="79499840" w:rsidR="00FD247B" w:rsidRPr="00FD247B" w:rsidRDefault="00FD247B" w:rsidP="00FD247B">
      <w:pPr>
        <w:rPr>
          <w:rFonts w:eastAsia="宋体"/>
        </w:rPr>
      </w:pPr>
      <m:oMathPara>
        <m:oMath>
          <m:r>
            <w:rPr>
              <w:rFonts w:ascii="Cambria Math" w:eastAsia="宋体" w:hAnsi="Cambria Math"/>
            </w:rPr>
            <m:t>t=β0+β1x</m:t>
          </m:r>
        </m:oMath>
      </m:oMathPara>
    </w:p>
    <w:p w14:paraId="41548867" w14:textId="4F149CAC" w:rsidR="00FD247B" w:rsidRPr="00FD247B" w:rsidRDefault="00FD247B" w:rsidP="00FD247B">
      <w:pPr>
        <w:rPr>
          <w:rFonts w:eastAsia="宋体"/>
        </w:rPr>
      </w:pPr>
      <w:r w:rsidRPr="00FD247B">
        <w:rPr>
          <w:rFonts w:eastAsia="宋体"/>
        </w:rPr>
        <w:t>And the general logistic function</w:t>
      </w:r>
      <w:r>
        <w:rPr>
          <w:rFonts w:eastAsia="宋体"/>
        </w:rPr>
        <w:t xml:space="preserve"> </w:t>
      </w:r>
      <m:oMath>
        <m:r>
          <w:rPr>
            <w:rFonts w:ascii="Cambria Math" w:eastAsia="宋体" w:hAnsi="Cambria Math"/>
          </w:rPr>
          <m:t>p</m:t>
        </m:r>
        <m:r>
          <m:rPr>
            <m:scr m:val="double-struck"/>
          </m:rPr>
          <w:rPr>
            <w:rFonts w:ascii="Cambria Math" w:eastAsia="宋体" w:hAnsi="Cambria Math"/>
          </w:rPr>
          <m:t>:R→(</m:t>
        </m:r>
        <m:r>
          <w:rPr>
            <w:rFonts w:ascii="Cambria Math" w:eastAsia="宋体" w:hAnsi="Cambria Math"/>
          </w:rPr>
          <m:t>0,1)</m:t>
        </m:r>
      </m:oMath>
      <w:r w:rsidRPr="00FD247B">
        <w:rPr>
          <w:rFonts w:eastAsia="宋体"/>
        </w:rPr>
        <w:t xml:space="preserve"> can now be written as:</w:t>
      </w:r>
    </w:p>
    <w:p w14:paraId="65F1212F" w14:textId="5BB574DD" w:rsidR="00FD247B" w:rsidRDefault="00FD247B" w:rsidP="00FD247B">
      <w:pPr>
        <w:rPr>
          <w:rFonts w:eastAsia="宋体"/>
        </w:rPr>
      </w:pPr>
      <m:oMathPara>
        <m:oMath>
          <m:r>
            <w:rPr>
              <w:rFonts w:ascii="Cambria Math" w:eastAsia="宋体" w:hAnsi="Cambria Math"/>
            </w:rPr>
            <m:t>p</m:t>
          </m:r>
          <m:d>
            <m:dPr>
              <m:ctrlPr>
                <w:rPr>
                  <w:rFonts w:ascii="Cambria Math" w:eastAsia="宋体" w:hAnsi="Cambria Math"/>
                  <w:i/>
                </w:rPr>
              </m:ctrlPr>
            </m:dPr>
            <m:e>
              <m:r>
                <w:rPr>
                  <w:rFonts w:ascii="Cambria Math" w:eastAsia="宋体" w:hAnsi="Cambria Math"/>
                </w:rPr>
                <m:t>x</m:t>
              </m:r>
            </m:e>
          </m:d>
          <m:r>
            <w:rPr>
              <w:rFonts w:ascii="Cambria Math" w:eastAsia="宋体" w:hAnsi="Cambria Math"/>
            </w:rPr>
            <m:t>=σ</m:t>
          </m:r>
          <m:d>
            <m:dPr>
              <m:ctrlPr>
                <w:rPr>
                  <w:rFonts w:ascii="Cambria Math" w:eastAsia="宋体" w:hAnsi="Cambria Math"/>
                  <w:i/>
                </w:rPr>
              </m:ctrlPr>
            </m:dPr>
            <m:e>
              <m:r>
                <w:rPr>
                  <w:rFonts w:ascii="Cambria Math" w:eastAsia="宋体" w:hAnsi="Cambria Math"/>
                </w:rPr>
                <m:t>t</m:t>
              </m:r>
            </m:e>
          </m:d>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sSup>
                <m:sSupPr>
                  <m:ctrlPr>
                    <w:rPr>
                      <w:rFonts w:ascii="Cambria Math" w:eastAsia="宋体" w:hAnsi="Cambria Math"/>
                      <w:i/>
                    </w:rPr>
                  </m:ctrlPr>
                </m:sSupPr>
                <m:e>
                  <m:r>
                    <w:rPr>
                      <w:rFonts w:ascii="Cambria Math" w:eastAsia="宋体" w:hAnsi="Cambria Math"/>
                    </w:rPr>
                    <m:t>1+e</m:t>
                  </m:r>
                </m:e>
                <m:sup>
                  <m:r>
                    <w:rPr>
                      <w:rFonts w:ascii="Cambria Math" w:eastAsia="宋体" w:hAnsi="Cambria Math"/>
                    </w:rPr>
                    <m:t>-(β0+β1x)</m:t>
                  </m:r>
                </m:sup>
              </m:sSup>
            </m:den>
          </m:f>
        </m:oMath>
      </m:oMathPara>
    </w:p>
    <w:p w14:paraId="732B1C0C" w14:textId="4916C642" w:rsidR="00FD247B" w:rsidRDefault="00FD247B" w:rsidP="00FD247B">
      <w:pPr>
        <w:rPr>
          <w:rFonts w:eastAsia="宋体"/>
        </w:rPr>
      </w:pPr>
      <w:r w:rsidRPr="00FD247B">
        <w:rPr>
          <w:rFonts w:eastAsia="宋体"/>
        </w:rPr>
        <w:t xml:space="preserve">In the logistic model, </w:t>
      </w:r>
      <m:oMath>
        <m:r>
          <w:rPr>
            <w:rFonts w:ascii="Cambria Math" w:eastAsia="宋体" w:hAnsi="Cambria Math"/>
          </w:rPr>
          <m:t>p</m:t>
        </m:r>
        <m:d>
          <m:dPr>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 </m:t>
        </m:r>
      </m:oMath>
      <w:r w:rsidRPr="00FD247B">
        <w:rPr>
          <w:rFonts w:eastAsia="宋体"/>
        </w:rPr>
        <w:t xml:space="preserve">is interpreted as the probability of the dependent variable </w:t>
      </w:r>
      <m:oMath>
        <m:r>
          <w:rPr>
            <w:rFonts w:ascii="Cambria Math" w:eastAsia="宋体" w:hAnsi="Cambria Math"/>
          </w:rPr>
          <m:t>Y</m:t>
        </m:r>
      </m:oMath>
      <w:r w:rsidRPr="00FD247B">
        <w:rPr>
          <w:rFonts w:eastAsia="宋体"/>
        </w:rPr>
        <w:t xml:space="preserve"> equaling a success/case rather than a failure/non-case. It's clear that the response variables </w:t>
      </w:r>
      <m:oMath>
        <m:r>
          <w:rPr>
            <w:rFonts w:ascii="Cambria Math" w:eastAsia="宋体" w:hAnsi="Cambria Math"/>
          </w:rPr>
          <m:t>Yi</m:t>
        </m:r>
      </m:oMath>
      <w:r w:rsidRPr="00FD247B">
        <w:rPr>
          <w:rFonts w:eastAsia="宋体"/>
        </w:rPr>
        <w:t xml:space="preserve"> are not identically distributed: </w:t>
      </w:r>
      <m:oMath>
        <m:r>
          <w:rPr>
            <w:rFonts w:ascii="Cambria Math" w:eastAsia="宋体" w:hAnsi="Cambria Math"/>
          </w:rPr>
          <m:t>P(Yi=1|X)</m:t>
        </m:r>
      </m:oMath>
      <w:r w:rsidR="00917FC5" w:rsidRPr="00FD247B">
        <w:rPr>
          <w:rFonts w:eastAsia="宋体"/>
        </w:rPr>
        <w:t xml:space="preserve"> </w:t>
      </w:r>
      <w:r w:rsidRPr="00FD247B">
        <w:rPr>
          <w:rFonts w:eastAsia="宋体"/>
        </w:rPr>
        <w:t xml:space="preserve">differs from one data point </w:t>
      </w:r>
      <m:oMath>
        <m:r>
          <w:rPr>
            <w:rFonts w:ascii="Cambria Math" w:eastAsia="宋体" w:hAnsi="Cambria Math"/>
          </w:rPr>
          <m:t>Xi</m:t>
        </m:r>
      </m:oMath>
      <w:r w:rsidRPr="00FD247B">
        <w:rPr>
          <w:rFonts w:eastAsia="宋体"/>
        </w:rPr>
        <w:t xml:space="preserve"> to another, though they are independent given design matrix </w:t>
      </w:r>
      <m:oMath>
        <m:r>
          <w:rPr>
            <w:rFonts w:ascii="Cambria Math" w:eastAsia="宋体" w:hAnsi="Cambria Math"/>
          </w:rPr>
          <m:t>X</m:t>
        </m:r>
      </m:oMath>
      <w:r w:rsidRPr="00FD247B">
        <w:rPr>
          <w:rFonts w:eastAsia="宋体"/>
        </w:rPr>
        <w:t xml:space="preserve"> and shared parameters </w:t>
      </w:r>
      <m:oMath>
        <m:r>
          <w:rPr>
            <w:rFonts w:ascii="Cambria Math" w:eastAsia="宋体" w:hAnsi="Cambria Math"/>
          </w:rPr>
          <m:t>β</m:t>
        </m:r>
      </m:oMath>
      <w:r w:rsidR="00917FC5">
        <w:rPr>
          <w:rFonts w:eastAsia="宋体" w:hint="eastAsia"/>
        </w:rPr>
        <w:t>.</w:t>
      </w:r>
    </w:p>
    <w:p w14:paraId="09C09AE3" w14:textId="77777777" w:rsidR="00EF0B32" w:rsidRDefault="00EF0B32" w:rsidP="00FD247B">
      <w:pPr>
        <w:rPr>
          <w:rFonts w:eastAsia="宋体"/>
        </w:rPr>
      </w:pPr>
    </w:p>
    <w:p w14:paraId="458B3B87" w14:textId="0977842F" w:rsidR="00EF0B32" w:rsidRPr="00EF0B32" w:rsidRDefault="00EF0B32" w:rsidP="00EF0B32">
      <w:r w:rsidRPr="00EF0B32">
        <w:t>Interpretation of these terms</w:t>
      </w:r>
      <w:r>
        <w:t>:</w:t>
      </w:r>
    </w:p>
    <w:p w14:paraId="3445CDF2" w14:textId="5C471C42" w:rsidR="00EF0B32" w:rsidRPr="00EF0B32" w:rsidRDefault="00EF0B32" w:rsidP="00EF0B32">
      <w:pPr>
        <w:rPr>
          <w:rFonts w:eastAsia="宋体"/>
        </w:rPr>
      </w:pPr>
      <w:r w:rsidRPr="00EF0B32">
        <w:rPr>
          <w:rFonts w:eastAsia="宋体"/>
        </w:rPr>
        <w:t>In the above equations, the terms are as follows:</w:t>
      </w:r>
    </w:p>
    <w:p w14:paraId="6725BA1F" w14:textId="39901BD7" w:rsidR="00EF0B32" w:rsidRPr="00EF0B32" w:rsidRDefault="00EF0B32" w:rsidP="00EF0B32">
      <w:pPr>
        <w:pStyle w:val="a3"/>
        <w:numPr>
          <w:ilvl w:val="0"/>
          <w:numId w:val="11"/>
        </w:numPr>
        <w:ind w:firstLineChars="0"/>
        <w:rPr>
          <w:rFonts w:eastAsia="宋体"/>
        </w:rPr>
      </w:pPr>
      <m:oMath>
        <m:r>
          <w:rPr>
            <w:rFonts w:ascii="Cambria Math" w:eastAsia="宋体" w:hAnsi="Cambria Math"/>
          </w:rPr>
          <m:t>p</m:t>
        </m:r>
        <m:d>
          <m:dPr>
            <m:ctrlPr>
              <w:rPr>
                <w:rFonts w:ascii="Cambria Math" w:eastAsia="宋体" w:hAnsi="Cambria Math"/>
                <w:i/>
              </w:rPr>
            </m:ctrlPr>
          </m:dPr>
          <m:e>
            <m:r>
              <w:rPr>
                <w:rFonts w:ascii="Cambria Math" w:eastAsia="宋体" w:hAnsi="Cambria Math"/>
              </w:rPr>
              <m:t>x</m:t>
            </m:r>
          </m:e>
        </m:d>
      </m:oMath>
      <w:r w:rsidRPr="00EF0B32">
        <w:rPr>
          <w:rFonts w:eastAsia="宋体"/>
        </w:rPr>
        <w:t xml:space="preserve"> is the probability that the dependent variable equals a case, given some linear combination of the predictors. The formula for </w:t>
      </w:r>
      <m:oMath>
        <m:r>
          <w:rPr>
            <w:rFonts w:ascii="Cambria Math" w:eastAsia="宋体" w:hAnsi="Cambria Math"/>
          </w:rPr>
          <m:t>p</m:t>
        </m:r>
        <m:d>
          <m:dPr>
            <m:ctrlPr>
              <w:rPr>
                <w:rFonts w:ascii="Cambria Math" w:eastAsia="宋体" w:hAnsi="Cambria Math"/>
                <w:i/>
              </w:rPr>
            </m:ctrlPr>
          </m:dPr>
          <m:e>
            <m:r>
              <w:rPr>
                <w:rFonts w:ascii="Cambria Math" w:eastAsia="宋体" w:hAnsi="Cambria Math"/>
              </w:rPr>
              <m:t>x</m:t>
            </m:r>
          </m:e>
        </m:d>
      </m:oMath>
      <w:r w:rsidRPr="00EF0B32">
        <w:rPr>
          <w:rFonts w:eastAsia="宋体"/>
        </w:rPr>
        <w:t xml:space="preserve"> illustrates that the probability of the dependent variable equaling a case is equal to the value of the logistic function of the linear regression expression. This is important in that it shows that the value of the linear regression expression can vary from negative to positive infinity and yet, after transformation, the resulting expression for the probability </w:t>
      </w:r>
      <m:oMath>
        <m:r>
          <w:rPr>
            <w:rFonts w:ascii="Cambria Math" w:eastAsia="宋体" w:hAnsi="Cambria Math"/>
          </w:rPr>
          <m:t>p</m:t>
        </m:r>
        <m:d>
          <m:dPr>
            <m:ctrlPr>
              <w:rPr>
                <w:rFonts w:ascii="Cambria Math" w:eastAsia="宋体" w:hAnsi="Cambria Math"/>
                <w:i/>
              </w:rPr>
            </m:ctrlPr>
          </m:dPr>
          <m:e>
            <m:r>
              <w:rPr>
                <w:rFonts w:ascii="Cambria Math" w:eastAsia="宋体" w:hAnsi="Cambria Math"/>
              </w:rPr>
              <m:t>x</m:t>
            </m:r>
          </m:e>
        </m:d>
      </m:oMath>
      <w:r w:rsidRPr="00EF0B32">
        <w:rPr>
          <w:rFonts w:eastAsia="宋体"/>
        </w:rPr>
        <w:t xml:space="preserve"> ranges between 0 and 1.</w:t>
      </w:r>
    </w:p>
    <w:p w14:paraId="2D621539" w14:textId="5933CB6B" w:rsidR="00EF0B32" w:rsidRPr="00EF0B32" w:rsidRDefault="00EF0B32" w:rsidP="00EF0B32">
      <w:pPr>
        <w:pStyle w:val="a3"/>
        <w:numPr>
          <w:ilvl w:val="0"/>
          <w:numId w:val="11"/>
        </w:numPr>
        <w:ind w:firstLineChars="0"/>
        <w:rPr>
          <w:rFonts w:eastAsia="宋体"/>
        </w:rPr>
      </w:pPr>
      <m:oMath>
        <m:r>
          <w:rPr>
            <w:rFonts w:ascii="Cambria Math" w:eastAsia="宋体" w:hAnsi="Cambria Math"/>
          </w:rPr>
          <w:lastRenderedPageBreak/>
          <m:t xml:space="preserve">β0 </m:t>
        </m:r>
      </m:oMath>
      <w:r w:rsidRPr="00EF0B32">
        <w:rPr>
          <w:rFonts w:eastAsia="宋体"/>
        </w:rPr>
        <w:t>is the intercept from the linear regression equation (the value of the criterion when the predictor is equal to zero).</w:t>
      </w:r>
    </w:p>
    <w:p w14:paraId="26D4FD02" w14:textId="220968E4" w:rsidR="00EF0B32" w:rsidRPr="00EF0B32" w:rsidRDefault="00EF0B32" w:rsidP="00EF0B32">
      <w:pPr>
        <w:pStyle w:val="a3"/>
        <w:numPr>
          <w:ilvl w:val="0"/>
          <w:numId w:val="11"/>
        </w:numPr>
        <w:ind w:firstLineChars="0"/>
        <w:rPr>
          <w:rFonts w:eastAsia="宋体"/>
        </w:rPr>
      </w:pPr>
      <m:oMath>
        <m:r>
          <w:rPr>
            <w:rFonts w:ascii="Cambria Math" w:eastAsia="宋体" w:hAnsi="Cambria Math"/>
          </w:rPr>
          <m:t>β1x</m:t>
        </m:r>
      </m:oMath>
      <w:r w:rsidRPr="00EF0B32">
        <w:rPr>
          <w:rFonts w:eastAsia="宋体"/>
        </w:rPr>
        <w:t xml:space="preserve"> is the regression coefficient multiplied by some value of the predictor.</w:t>
      </w:r>
    </w:p>
    <w:p w14:paraId="2DE910DA" w14:textId="1FE6486C" w:rsidR="00EF0B32" w:rsidRPr="00EF0B32" w:rsidRDefault="00EF0B32" w:rsidP="00EF0B32">
      <w:pPr>
        <w:pStyle w:val="a3"/>
        <w:numPr>
          <w:ilvl w:val="0"/>
          <w:numId w:val="11"/>
        </w:numPr>
        <w:ind w:firstLineChars="0"/>
        <w:rPr>
          <w:rFonts w:eastAsia="宋体"/>
        </w:rPr>
      </w:pPr>
      <w:r w:rsidRPr="00EF0B32">
        <w:rPr>
          <w:rFonts w:eastAsia="宋体"/>
        </w:rPr>
        <w:t xml:space="preserve">Base </w:t>
      </w:r>
      <m:oMath>
        <m:r>
          <w:rPr>
            <w:rFonts w:ascii="Cambria Math" w:eastAsia="宋体" w:hAnsi="Cambria Math"/>
          </w:rPr>
          <m:t>e</m:t>
        </m:r>
      </m:oMath>
      <w:r w:rsidRPr="00EF0B32">
        <w:rPr>
          <w:rFonts w:eastAsia="宋体"/>
        </w:rPr>
        <w:t xml:space="preserve"> denotes the exponential function.</w:t>
      </w:r>
    </w:p>
    <w:p w14:paraId="198A84A1" w14:textId="388635CC" w:rsidR="005F778B" w:rsidRDefault="007A048D" w:rsidP="007A048D">
      <w:pPr>
        <w:pStyle w:val="5"/>
        <w:rPr>
          <w:shd w:val="clear" w:color="auto" w:fill="FFFFFF"/>
        </w:rPr>
      </w:pPr>
      <w:r w:rsidRPr="007A048D">
        <w:rPr>
          <w:shd w:val="clear" w:color="auto" w:fill="FFFFFF"/>
        </w:rPr>
        <w:t>Examples</w:t>
      </w:r>
    </w:p>
    <w:p w14:paraId="6D5F5252" w14:textId="25DF29E7" w:rsidR="005F778B" w:rsidRPr="005F778B" w:rsidRDefault="005F778B" w:rsidP="005F778B">
      <w:pPr>
        <w:rPr>
          <w:rFonts w:ascii="Times New Roman" w:hAnsi="Times New Roman"/>
          <w:sz w:val="24"/>
        </w:rPr>
      </w:pPr>
      <w:r w:rsidRPr="005F778B">
        <w:rPr>
          <w:shd w:val="clear" w:color="auto" w:fill="FFFFFF"/>
        </w:rPr>
        <w:t>Let us try to understand logistic regression by considering a logistic model with given parameters, then seeing how the coefficients can be estimated from data. Consider a model with two predictors, </w:t>
      </w:r>
      <w:r>
        <w:rPr>
          <w:rFonts w:ascii="Times New Roman" w:hAnsi="Times New Roman"/>
          <w:shd w:val="clear" w:color="auto" w:fill="FFFFFF"/>
        </w:rPr>
        <w:t>x1</w:t>
      </w:r>
      <w:r w:rsidRPr="005F778B">
        <w:rPr>
          <w:vanish/>
          <w:sz w:val="19"/>
          <w:szCs w:val="19"/>
          <w:shd w:val="clear" w:color="auto" w:fill="FFFFFF"/>
        </w:rPr>
        <w:t>{\displaystyle x_{1}}</w:t>
      </w:r>
      <w:r w:rsidRPr="005F778B">
        <w:rPr>
          <w:shd w:val="clear" w:color="auto" w:fill="FFFFFF"/>
        </w:rPr>
        <w:fldChar w:fldCharType="begin"/>
      </w:r>
      <w:r w:rsidRPr="005F778B">
        <w:rPr>
          <w:shd w:val="clear" w:color="auto" w:fill="FFFFFF"/>
        </w:rPr>
        <w:instrText xml:space="preserve"> INCLUDEPICTURE "https://wikimedia.org/api/rest_v1/media/math/render/svg/a8788bf85d532fa88d1fb25eff6ae382a601c308" \* MERGEFORMATINET </w:instrText>
      </w:r>
      <w:r w:rsidRPr="005F778B">
        <w:rPr>
          <w:shd w:val="clear" w:color="auto" w:fill="FFFFFF"/>
        </w:rPr>
        <w:fldChar w:fldCharType="end"/>
      </w:r>
      <w:r w:rsidRPr="005F778B">
        <w:rPr>
          <w:shd w:val="clear" w:color="auto" w:fill="FFFFFF"/>
        </w:rPr>
        <w:t> and</w:t>
      </w:r>
      <w:r>
        <w:rPr>
          <w:shd w:val="clear" w:color="auto" w:fill="FFFFFF"/>
        </w:rPr>
        <w:t xml:space="preserve"> </w:t>
      </w:r>
      <w:r>
        <w:rPr>
          <w:rFonts w:ascii="Times New Roman" w:hAnsi="Times New Roman"/>
          <w:shd w:val="clear" w:color="auto" w:fill="FFFFFF"/>
        </w:rPr>
        <w:t>x2</w:t>
      </w:r>
      <w:r w:rsidRPr="005F778B">
        <w:rPr>
          <w:shd w:val="clear" w:color="auto" w:fill="FFFFFF"/>
        </w:rPr>
        <w:t> </w:t>
      </w:r>
      <w:r w:rsidRPr="005F778B">
        <w:rPr>
          <w:vanish/>
          <w:sz w:val="19"/>
          <w:szCs w:val="19"/>
          <w:shd w:val="clear" w:color="auto" w:fill="FFFFFF"/>
        </w:rPr>
        <w:t>{\displaystyle x_{2}}</w:t>
      </w:r>
      <w:r w:rsidRPr="005F778B">
        <w:rPr>
          <w:shd w:val="clear" w:color="auto" w:fill="FFFFFF"/>
        </w:rPr>
        <w:fldChar w:fldCharType="begin"/>
      </w:r>
      <w:r w:rsidRPr="005F778B">
        <w:rPr>
          <w:shd w:val="clear" w:color="auto" w:fill="FFFFFF"/>
        </w:rPr>
        <w:instrText xml:space="preserve"> INCLUDEPICTURE "https://wikimedia.org/api/rest_v1/media/math/render/svg/d7af1b928f06e4c7e3e8ebfd60704656719bd766" \* MERGEFORMATINET </w:instrText>
      </w:r>
      <w:r w:rsidRPr="005F778B">
        <w:rPr>
          <w:shd w:val="clear" w:color="auto" w:fill="FFFFFF"/>
        </w:rPr>
        <w:fldChar w:fldCharType="end"/>
      </w:r>
      <w:r w:rsidRPr="005F778B">
        <w:rPr>
          <w:shd w:val="clear" w:color="auto" w:fill="FFFFFF"/>
        </w:rPr>
        <w:t>, and one binary (Bernoulli) response variable </w:t>
      </w:r>
      <w:r>
        <w:rPr>
          <w:rFonts w:ascii="Times New Roman" w:hAnsi="Times New Roman"/>
          <w:shd w:val="clear" w:color="auto" w:fill="FFFFFF"/>
        </w:rPr>
        <w:t>Y</w:t>
      </w:r>
      <w:r w:rsidRPr="005F778B">
        <w:rPr>
          <w:vanish/>
          <w:sz w:val="19"/>
          <w:szCs w:val="19"/>
          <w:shd w:val="clear" w:color="auto" w:fill="FFFFFF"/>
        </w:rPr>
        <w:t>{\displaystyle Y}</w:t>
      </w:r>
      <w:r w:rsidRPr="005F778B">
        <w:rPr>
          <w:shd w:val="clear" w:color="auto" w:fill="FFFFFF"/>
        </w:rPr>
        <w:fldChar w:fldCharType="begin"/>
      </w:r>
      <w:r w:rsidRPr="005F778B">
        <w:rPr>
          <w:shd w:val="clear" w:color="auto" w:fill="FFFFFF"/>
        </w:rPr>
        <w:instrText xml:space="preserve"> INCLUDEPICTURE "https://wikimedia.org/api/rest_v1/media/math/render/svg/961d67d6b454b4df2301ac571808a3538b3a6d3f" \* MERGEFORMATINET </w:instrText>
      </w:r>
      <w:r w:rsidRPr="005F778B">
        <w:rPr>
          <w:shd w:val="clear" w:color="auto" w:fill="FFFFFF"/>
        </w:rPr>
        <w:fldChar w:fldCharType="end"/>
      </w:r>
      <w:r w:rsidRPr="005F778B">
        <w:rPr>
          <w:shd w:val="clear" w:color="auto" w:fill="FFFFFF"/>
        </w:rPr>
        <w:t>, which we denote </w:t>
      </w:r>
      <w:r w:rsidRPr="005F778B">
        <w:rPr>
          <w:vanish/>
          <w:sz w:val="19"/>
          <w:szCs w:val="19"/>
          <w:shd w:val="clear" w:color="auto" w:fill="FFFFFF"/>
        </w:rPr>
        <w:t>{\displaystyle p=P(Y=1)}</w:t>
      </w:r>
      <m:oMath>
        <m:r>
          <w:rPr>
            <w:rFonts w:ascii="Cambria Math" w:hAnsi="Cambria Math"/>
            <w:sz w:val="19"/>
            <w:szCs w:val="19"/>
            <w:shd w:val="clear" w:color="auto" w:fill="FFFFFF"/>
          </w:rPr>
          <m:t>p=P( Y=1)</m:t>
        </m:r>
      </m:oMath>
      <w:r w:rsidRPr="005F778B">
        <w:rPr>
          <w:shd w:val="clear" w:color="auto" w:fill="FFFFFF"/>
        </w:rPr>
        <w:t>. We assume a</w:t>
      </w:r>
      <w:r w:rsidRPr="002955AC">
        <w:t> linear relationship </w:t>
      </w:r>
      <w:r w:rsidRPr="005F778B">
        <w:rPr>
          <w:shd w:val="clear" w:color="auto" w:fill="FFFFFF"/>
        </w:rPr>
        <w:t>between the predictor variables and th</w:t>
      </w:r>
      <w:r w:rsidRPr="002955AC">
        <w:t>e log-odds </w:t>
      </w:r>
      <w:r w:rsidRPr="005F778B">
        <w:rPr>
          <w:shd w:val="clear" w:color="auto" w:fill="FFFFFF"/>
        </w:rPr>
        <w:t>of the event that </w:t>
      </w:r>
      <m:oMath>
        <m:r>
          <w:rPr>
            <w:rFonts w:ascii="Cambria Math" w:hAnsi="Cambria Math"/>
            <w:shd w:val="clear" w:color="auto" w:fill="FFFFFF"/>
          </w:rPr>
          <m:t>Y=1</m:t>
        </m:r>
      </m:oMath>
      <w:r w:rsidRPr="005F778B">
        <w:rPr>
          <w:vanish/>
          <w:sz w:val="19"/>
          <w:szCs w:val="19"/>
          <w:shd w:val="clear" w:color="auto" w:fill="FFFFFF"/>
        </w:rPr>
        <w:t>{\displaystyle Y=1}</w:t>
      </w:r>
      <m:oMath>
        <m:r>
          <w:rPr>
            <w:rFonts w:ascii="Cambria Math" w:hAnsi="Cambria Math"/>
            <w:vanish/>
            <w:sz w:val="19"/>
            <w:szCs w:val="19"/>
            <w:shd w:val="clear" w:color="auto" w:fill="FFFFFF"/>
          </w:rPr>
          <m:t>yTYa</m:t>
        </m:r>
      </m:oMath>
      <w:r w:rsidRPr="005F778B">
        <w:rPr>
          <w:shd w:val="clear" w:color="auto" w:fill="FFFFFF"/>
        </w:rPr>
        <w:t>. This linear relationship can be written in the following mathematical form (where </w:t>
      </w:r>
      <w:r w:rsidRPr="005F778B">
        <w:rPr>
          <w:i/>
          <w:iCs/>
          <w:shd w:val="clear" w:color="auto" w:fill="FFFFFF"/>
        </w:rPr>
        <w:t>ℓ</w:t>
      </w:r>
      <w:r w:rsidRPr="005F778B">
        <w:rPr>
          <w:shd w:val="clear" w:color="auto" w:fill="FFFFFF"/>
        </w:rPr>
        <w:t> is the log-odds, </w:t>
      </w:r>
      <w:r w:rsidRPr="005F778B">
        <w:rPr>
          <w:vanish/>
          <w:sz w:val="19"/>
          <w:szCs w:val="19"/>
          <w:shd w:val="clear" w:color="auto" w:fill="FFFFFF"/>
        </w:rPr>
        <w:t>{\displaystyle b}</w:t>
      </w:r>
      <w:r>
        <w:rPr>
          <w:rFonts w:ascii="Cambria Math" w:hAnsi="Cambria Math"/>
          <w:shd w:val="clear" w:color="auto" w:fill="FFFFFF"/>
        </w:rPr>
        <w:t>𝑏</w:t>
      </w:r>
      <w:r w:rsidRPr="005F778B">
        <w:rPr>
          <w:shd w:val="clear" w:color="auto" w:fill="FFFFFF"/>
        </w:rPr>
        <w:t> is the base of the logarithm, and </w:t>
      </w:r>
      <w:r w:rsidRPr="005F778B">
        <w:rPr>
          <w:vanish/>
          <w:sz w:val="19"/>
          <w:szCs w:val="19"/>
          <w:shd w:val="clear" w:color="auto" w:fill="FFFFFF"/>
        </w:rPr>
        <w:t>{\displaystyle \beta _{i}}</w:t>
      </w:r>
      <m:oMath>
        <m:r>
          <w:rPr>
            <w:rFonts w:ascii="Cambria Math" w:hAnsi="Cambria Math"/>
            <w:shd w:val="clear" w:color="auto" w:fill="FFFFFF"/>
          </w:rPr>
          <m:t>βi</m:t>
        </m:r>
      </m:oMath>
      <w:r w:rsidRPr="005F778B">
        <w:rPr>
          <w:shd w:val="clear" w:color="auto" w:fill="FFFFFF"/>
        </w:rPr>
        <w:t> are parameters of the model):</w:t>
      </w:r>
    </w:p>
    <w:p w14:paraId="21AB5309" w14:textId="050EC8F3" w:rsidR="005F778B" w:rsidRPr="00E42374" w:rsidRDefault="00E42374" w:rsidP="005F778B">
      <w:pPr>
        <w:rPr>
          <w:rFonts w:eastAsia="宋体"/>
        </w:rPr>
      </w:pPr>
      <m:oMathPara>
        <m:oMath>
          <m:r>
            <m:rPr>
              <m:scr m:val="script"/>
            </m:rPr>
            <w:rPr>
              <w:rFonts w:ascii="Cambria Math" w:eastAsia="宋体" w:hAnsi="Cambria Math"/>
            </w:rPr>
            <m:t>l=</m:t>
          </m:r>
          <m:sSub>
            <m:sSubPr>
              <m:ctrlPr>
                <w:rPr>
                  <w:rFonts w:ascii="Cambria Math" w:eastAsia="宋体" w:hAnsi="Cambria Math"/>
                  <w:i/>
                </w:rPr>
              </m:ctrlPr>
            </m:sSubPr>
            <m:e>
              <m:r>
                <w:rPr>
                  <w:rFonts w:ascii="Cambria Math" w:eastAsia="宋体" w:hAnsi="Cambria Math"/>
                </w:rPr>
                <m:t>log</m:t>
              </m:r>
            </m:e>
            <m:sub>
              <m:r>
                <w:rPr>
                  <w:rFonts w:ascii="Cambria Math" w:eastAsia="宋体" w:hAnsi="Cambria Math"/>
                </w:rPr>
                <m:t>b</m:t>
              </m:r>
            </m:sub>
          </m:sSub>
          <m:f>
            <m:fPr>
              <m:ctrlPr>
                <w:rPr>
                  <w:rFonts w:ascii="Cambria Math" w:eastAsia="宋体" w:hAnsi="Cambria Math"/>
                  <w:i/>
                </w:rPr>
              </m:ctrlPr>
            </m:fPr>
            <m:num>
              <m:r>
                <w:rPr>
                  <w:rFonts w:ascii="Cambria Math" w:eastAsia="宋体" w:hAnsi="Cambria Math"/>
                </w:rPr>
                <m:t>p</m:t>
              </m:r>
            </m:num>
            <m:den>
              <m:r>
                <w:rPr>
                  <w:rFonts w:ascii="Cambria Math" w:eastAsia="宋体" w:hAnsi="Cambria Math"/>
                </w:rPr>
                <m:t>1-p</m:t>
              </m:r>
            </m:den>
          </m:f>
          <m:r>
            <w:rPr>
              <w:rFonts w:ascii="Cambria Math" w:eastAsia="宋体" w:hAnsi="Cambria Math"/>
            </w:rPr>
            <m:t>=β0+β1x1+β2x2</m:t>
          </m:r>
        </m:oMath>
      </m:oMathPara>
    </w:p>
    <w:p w14:paraId="233FB2CC" w14:textId="6C4E68B8" w:rsidR="00E42374" w:rsidRDefault="00E42374" w:rsidP="005F778B">
      <w:pPr>
        <w:rPr>
          <w:rFonts w:eastAsia="宋体"/>
        </w:rPr>
      </w:pPr>
      <w:r w:rsidRPr="00E42374">
        <w:rPr>
          <w:rFonts w:eastAsia="宋体"/>
        </w:rPr>
        <w:t>We can recover the odds by exponentiating the log-odds:</w:t>
      </w:r>
    </w:p>
    <w:p w14:paraId="1714428C" w14:textId="43B32403" w:rsidR="00E42374" w:rsidRPr="00E42374" w:rsidRDefault="007D49CD" w:rsidP="005F778B">
      <w:pPr>
        <w:rPr>
          <w:rFonts w:eastAsia="宋体"/>
        </w:rPr>
      </w:pPr>
      <m:oMathPara>
        <m:oMath>
          <m:f>
            <m:fPr>
              <m:ctrlPr>
                <w:rPr>
                  <w:rFonts w:ascii="Cambria Math" w:eastAsia="宋体" w:hAnsi="Cambria Math"/>
                  <w:i/>
                </w:rPr>
              </m:ctrlPr>
            </m:fPr>
            <m:num>
              <m:r>
                <w:rPr>
                  <w:rFonts w:ascii="Cambria Math" w:eastAsia="宋体" w:hAnsi="Cambria Math"/>
                </w:rPr>
                <m:t>p</m:t>
              </m:r>
            </m:num>
            <m:den>
              <m:r>
                <w:rPr>
                  <w:rFonts w:ascii="Cambria Math" w:eastAsia="宋体" w:hAnsi="Cambria Math"/>
                </w:rPr>
                <m:t>1-p</m:t>
              </m:r>
            </m:den>
          </m:f>
          <m:r>
            <w:rPr>
              <w:rFonts w:ascii="Cambria Math" w:eastAsia="宋体" w:hAnsi="Cambria Math"/>
            </w:rPr>
            <m:t>=</m:t>
          </m:r>
          <m:sSup>
            <m:sSupPr>
              <m:ctrlPr>
                <w:rPr>
                  <w:rFonts w:ascii="Cambria Math" w:eastAsia="宋体" w:hAnsi="Cambria Math"/>
                  <w:i/>
                </w:rPr>
              </m:ctrlPr>
            </m:sSupPr>
            <m:e>
              <m:r>
                <w:rPr>
                  <w:rFonts w:ascii="Cambria Math" w:eastAsia="宋体" w:hAnsi="Cambria Math"/>
                </w:rPr>
                <m:t>b</m:t>
              </m:r>
            </m:e>
            <m:sup>
              <m:r>
                <w:rPr>
                  <w:rFonts w:ascii="Cambria Math" w:eastAsia="宋体" w:hAnsi="Cambria Math"/>
                </w:rPr>
                <m:t>β0+β1x1+β2x2</m:t>
              </m:r>
            </m:sup>
          </m:sSup>
        </m:oMath>
      </m:oMathPara>
    </w:p>
    <w:p w14:paraId="4A795CCF" w14:textId="5C410221" w:rsidR="00E42374" w:rsidRDefault="00E42374" w:rsidP="005F778B">
      <w:pPr>
        <w:rPr>
          <w:rFonts w:eastAsia="宋体"/>
        </w:rPr>
      </w:pPr>
      <w:r w:rsidRPr="00E42374">
        <w:rPr>
          <w:rFonts w:eastAsia="宋体"/>
        </w:rPr>
        <w:t>By simple algebraic manipulation, the probability tha</w:t>
      </w:r>
      <w:r>
        <w:rPr>
          <w:rFonts w:eastAsia="宋体"/>
        </w:rPr>
        <w:t xml:space="preserve">t </w:t>
      </w:r>
      <m:oMath>
        <m:r>
          <w:rPr>
            <w:rFonts w:ascii="Cambria Math" w:hAnsi="Cambria Math"/>
            <w:shd w:val="clear" w:color="auto" w:fill="FFFFFF"/>
          </w:rPr>
          <m:t>Y=1</m:t>
        </m:r>
      </m:oMath>
      <w:r w:rsidRPr="005F778B">
        <w:rPr>
          <w:vanish/>
          <w:sz w:val="19"/>
          <w:szCs w:val="19"/>
          <w:shd w:val="clear" w:color="auto" w:fill="FFFFFF"/>
        </w:rPr>
        <w:t>{\displaystyle Y=1}</w:t>
      </w:r>
      <m:oMath>
        <m:r>
          <w:rPr>
            <w:rFonts w:ascii="Cambria Math" w:hAnsi="Cambria Math"/>
            <w:vanish/>
            <w:sz w:val="19"/>
            <w:szCs w:val="19"/>
            <w:shd w:val="clear" w:color="auto" w:fill="FFFFFF"/>
          </w:rPr>
          <m:t>yTYa</m:t>
        </m:r>
      </m:oMath>
      <w:r w:rsidRPr="00E42374">
        <w:rPr>
          <w:rFonts w:eastAsia="宋体"/>
        </w:rPr>
        <w:t xml:space="preserve"> is</w:t>
      </w:r>
    </w:p>
    <w:p w14:paraId="44FB9F01" w14:textId="5626E937" w:rsidR="00E42374" w:rsidRPr="00E42374" w:rsidRDefault="00E42374" w:rsidP="005F778B">
      <w:pPr>
        <w:rPr>
          <w:rFonts w:eastAsia="宋体"/>
        </w:rPr>
      </w:pPr>
      <m:oMathPara>
        <m:oMath>
          <m:r>
            <w:rPr>
              <w:rFonts w:ascii="Cambria Math" w:eastAsia="宋体" w:hAnsi="Cambria Math"/>
            </w:rPr>
            <m:t>p=</m:t>
          </m:r>
          <m:f>
            <m:fPr>
              <m:ctrlPr>
                <w:rPr>
                  <w:rFonts w:ascii="Cambria Math" w:eastAsia="宋体" w:hAnsi="Cambria Math"/>
                  <w:i/>
                </w:rPr>
              </m:ctrlPr>
            </m:fPr>
            <m:num>
              <m:sSup>
                <m:sSupPr>
                  <m:ctrlPr>
                    <w:rPr>
                      <w:rFonts w:ascii="Cambria Math" w:eastAsia="宋体" w:hAnsi="Cambria Math"/>
                      <w:i/>
                    </w:rPr>
                  </m:ctrlPr>
                </m:sSupPr>
                <m:e>
                  <m:r>
                    <w:rPr>
                      <w:rFonts w:ascii="Cambria Math" w:eastAsia="宋体" w:hAnsi="Cambria Math"/>
                    </w:rPr>
                    <m:t>b</m:t>
                  </m:r>
                </m:e>
                <m:sup>
                  <m:r>
                    <w:rPr>
                      <w:rFonts w:ascii="Cambria Math" w:eastAsia="宋体" w:hAnsi="Cambria Math"/>
                    </w:rPr>
                    <m:t>β0+β1x1+β2x2</m:t>
                  </m:r>
                </m:sup>
              </m:sSup>
            </m:num>
            <m:den>
              <m:sSup>
                <m:sSupPr>
                  <m:ctrlPr>
                    <w:rPr>
                      <w:rFonts w:ascii="Cambria Math" w:eastAsia="宋体" w:hAnsi="Cambria Math"/>
                      <w:i/>
                    </w:rPr>
                  </m:ctrlPr>
                </m:sSupPr>
                <m:e>
                  <m:r>
                    <w:rPr>
                      <w:rFonts w:ascii="Cambria Math" w:eastAsia="宋体" w:hAnsi="Cambria Math"/>
                    </w:rPr>
                    <m:t>b</m:t>
                  </m:r>
                </m:e>
                <m:sup>
                  <m:r>
                    <w:rPr>
                      <w:rFonts w:ascii="Cambria Math" w:eastAsia="宋体" w:hAnsi="Cambria Math"/>
                    </w:rPr>
                    <m:t>β0+β1x1+β2x2</m:t>
                  </m:r>
                </m:sup>
              </m:sSup>
              <m:r>
                <w:rPr>
                  <w:rFonts w:ascii="Cambria Math" w:eastAsia="宋体" w:hAnsi="Cambria Math"/>
                </w:rPr>
                <m:t>+1</m:t>
              </m:r>
            </m:den>
          </m:f>
          <m:r>
            <w:rPr>
              <w:rFonts w:ascii="Cambria Math" w:eastAsia="宋体" w:hAnsi="Cambria Math"/>
            </w:rPr>
            <m:t>=</m:t>
          </m:r>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1+</m:t>
              </m:r>
              <m:sSup>
                <m:sSupPr>
                  <m:ctrlPr>
                    <w:rPr>
                      <w:rFonts w:ascii="Cambria Math" w:eastAsia="宋体" w:hAnsi="Cambria Math"/>
                      <w:i/>
                    </w:rPr>
                  </m:ctrlPr>
                </m:sSupPr>
                <m:e>
                  <m:r>
                    <w:rPr>
                      <w:rFonts w:ascii="Cambria Math" w:eastAsia="宋体" w:hAnsi="Cambria Math"/>
                    </w:rPr>
                    <m:t>b</m:t>
                  </m:r>
                </m:e>
                <m:sup>
                  <m:r>
                    <w:rPr>
                      <w:rFonts w:ascii="Cambria Math" w:eastAsia="宋体" w:hAnsi="Cambria Math"/>
                    </w:rPr>
                    <m:t>-(β0+β1x1+β2x2)</m:t>
                  </m:r>
                </m:sup>
              </m:sSup>
            </m:den>
          </m:f>
        </m:oMath>
      </m:oMathPara>
    </w:p>
    <w:p w14:paraId="354EDBBA" w14:textId="042DEDFC" w:rsidR="00E42374" w:rsidRPr="00E42374" w:rsidRDefault="00E42374" w:rsidP="00E42374">
      <w:pPr>
        <w:rPr>
          <w:rFonts w:eastAsia="宋体"/>
        </w:rPr>
      </w:pPr>
      <w:r w:rsidRPr="00E42374">
        <w:rPr>
          <w:rFonts w:eastAsia="宋体"/>
        </w:rPr>
        <w:t xml:space="preserve">The above formula shows that once </w:t>
      </w:r>
      <m:oMath>
        <m:r>
          <w:rPr>
            <w:rFonts w:ascii="Cambria Math" w:hAnsi="Cambria Math"/>
            <w:shd w:val="clear" w:color="auto" w:fill="FFFFFF"/>
          </w:rPr>
          <m:t>βi</m:t>
        </m:r>
      </m:oMath>
      <w:r w:rsidRPr="00E42374">
        <w:rPr>
          <w:rFonts w:eastAsia="宋体"/>
        </w:rPr>
        <w:t xml:space="preserve"> are fixed, we can easily compute either the log-odds that </w:t>
      </w:r>
      <m:oMath>
        <m:r>
          <w:rPr>
            <w:rFonts w:ascii="Cambria Math" w:hAnsi="Cambria Math"/>
            <w:shd w:val="clear" w:color="auto" w:fill="FFFFFF"/>
          </w:rPr>
          <m:t>Y=1</m:t>
        </m:r>
      </m:oMath>
      <w:r w:rsidRPr="00E42374">
        <w:rPr>
          <w:rFonts w:eastAsia="宋体"/>
        </w:rPr>
        <w:t xml:space="preserve"> for a given observation, or the probability that </w:t>
      </w:r>
      <m:oMath>
        <m:r>
          <w:rPr>
            <w:rFonts w:ascii="Cambria Math" w:hAnsi="Cambria Math"/>
            <w:shd w:val="clear" w:color="auto" w:fill="FFFFFF"/>
          </w:rPr>
          <m:t>Y=0</m:t>
        </m:r>
      </m:oMath>
      <w:r w:rsidRPr="00E42374">
        <w:rPr>
          <w:rFonts w:eastAsia="宋体"/>
        </w:rPr>
        <w:t xml:space="preserve"> for a given observation. The main use-case of a logistic model is to be given an observation</w:t>
      </w:r>
      <m:oMath>
        <m:r>
          <w:rPr>
            <w:rFonts w:ascii="Cambria Math" w:eastAsia="宋体" w:hAnsi="Cambria Math"/>
          </w:rPr>
          <m:t>(x1,x2)</m:t>
        </m:r>
      </m:oMath>
      <w:r w:rsidRPr="00E42374">
        <w:rPr>
          <w:rFonts w:eastAsia="宋体"/>
        </w:rPr>
        <w:t xml:space="preserve">, and estimate the probability </w:t>
      </w:r>
      <m:oMath>
        <m:r>
          <w:rPr>
            <w:rFonts w:ascii="Cambria Math" w:eastAsia="宋体" w:hAnsi="Cambria Math"/>
          </w:rPr>
          <m:t>p</m:t>
        </m:r>
      </m:oMath>
      <w:r w:rsidRPr="00E42374">
        <w:rPr>
          <w:rFonts w:eastAsia="宋体"/>
        </w:rPr>
        <w:t xml:space="preserve"> that </w:t>
      </w:r>
      <w:bookmarkStart w:id="47" w:name="OLE_LINK1"/>
      <w:bookmarkStart w:id="48" w:name="OLE_LINK2"/>
      <m:oMath>
        <m:r>
          <w:rPr>
            <w:rFonts w:ascii="Cambria Math" w:hAnsi="Cambria Math"/>
            <w:shd w:val="clear" w:color="auto" w:fill="FFFFFF"/>
          </w:rPr>
          <m:t>Y=1</m:t>
        </m:r>
      </m:oMath>
      <w:bookmarkEnd w:id="47"/>
      <w:bookmarkEnd w:id="48"/>
      <w:r w:rsidRPr="00E42374">
        <w:rPr>
          <w:rFonts w:eastAsia="宋体"/>
        </w:rPr>
        <w:t>. In most applications, the base</w:t>
      </w:r>
      <w:r>
        <w:rPr>
          <w:rFonts w:eastAsia="宋体"/>
        </w:rPr>
        <w:t xml:space="preserve"> </w:t>
      </w:r>
      <m:oMath>
        <m:r>
          <w:rPr>
            <w:rFonts w:ascii="Cambria Math" w:eastAsia="宋体" w:hAnsi="Cambria Math"/>
          </w:rPr>
          <m:t>b</m:t>
        </m:r>
      </m:oMath>
      <w:r w:rsidRPr="00E42374">
        <w:rPr>
          <w:rFonts w:eastAsia="宋体"/>
        </w:rPr>
        <w:t xml:space="preserve"> of the logarithm is usually taken to be </w:t>
      </w:r>
      <m:oMath>
        <m:r>
          <w:rPr>
            <w:rFonts w:ascii="Cambria Math" w:eastAsia="宋体" w:hAnsi="Cambria Math"/>
          </w:rPr>
          <m:t>e</m:t>
        </m:r>
      </m:oMath>
      <w:r w:rsidRPr="00E42374">
        <w:rPr>
          <w:rFonts w:eastAsia="宋体"/>
        </w:rPr>
        <w:t xml:space="preserve">. </w:t>
      </w:r>
      <w:r w:rsidR="0057376E" w:rsidRPr="00E42374">
        <w:rPr>
          <w:rFonts w:eastAsia="宋体"/>
        </w:rPr>
        <w:t>However,</w:t>
      </w:r>
      <w:r w:rsidRPr="00E42374">
        <w:rPr>
          <w:rFonts w:eastAsia="宋体"/>
        </w:rPr>
        <w:t xml:space="preserve"> in some cases it can be easier to communicate results by working in base 2, or base 10.</w:t>
      </w:r>
    </w:p>
    <w:p w14:paraId="2DCDCE81" w14:textId="063B4ED4" w:rsidR="00E42374" w:rsidRDefault="00E42374" w:rsidP="00E42374">
      <w:pPr>
        <w:rPr>
          <w:rFonts w:eastAsia="宋体"/>
        </w:rPr>
      </w:pPr>
      <w:r w:rsidRPr="00E42374">
        <w:rPr>
          <w:rFonts w:eastAsia="宋体"/>
        </w:rPr>
        <w:t>We consider an example with</w:t>
      </w:r>
      <m:oMath>
        <m:r>
          <w:rPr>
            <w:rFonts w:ascii="Cambria Math" w:eastAsia="宋体" w:hAnsi="Cambria Math"/>
          </w:rPr>
          <m:t>b=10</m:t>
        </m:r>
      </m:oMath>
      <w:r w:rsidRPr="00E42374">
        <w:rPr>
          <w:rFonts w:eastAsia="宋体"/>
        </w:rPr>
        <w:t>, and coefficients</w:t>
      </w:r>
      <w:r w:rsidR="0057376E">
        <w:rPr>
          <w:rFonts w:eastAsia="宋体"/>
        </w:rPr>
        <w:t xml:space="preserve"> </w:t>
      </w:r>
      <m:oMath>
        <m:r>
          <w:rPr>
            <w:rFonts w:ascii="Cambria Math" w:eastAsia="宋体" w:hAnsi="Cambria Math"/>
          </w:rPr>
          <m:t>β0=-3</m:t>
        </m:r>
      </m:oMath>
      <w:r w:rsidRPr="00E42374">
        <w:rPr>
          <w:rFonts w:eastAsia="宋体"/>
        </w:rPr>
        <w:t xml:space="preserve">, </w:t>
      </w:r>
      <m:oMath>
        <m:r>
          <w:rPr>
            <w:rFonts w:ascii="Cambria Math" w:eastAsia="宋体" w:hAnsi="Cambria Math"/>
          </w:rPr>
          <m:t>β1=1</m:t>
        </m:r>
      </m:oMath>
      <w:r w:rsidRPr="00E42374">
        <w:rPr>
          <w:rFonts w:eastAsia="宋体"/>
        </w:rPr>
        <w:t>, and</w:t>
      </w:r>
      <w:r w:rsidR="0057376E">
        <w:rPr>
          <w:rFonts w:eastAsia="宋体"/>
        </w:rPr>
        <w:t xml:space="preserve"> </w:t>
      </w:r>
      <m:oMath>
        <m:r>
          <w:rPr>
            <w:rFonts w:ascii="Cambria Math" w:eastAsia="宋体" w:hAnsi="Cambria Math"/>
          </w:rPr>
          <m:t xml:space="preserve"> β2=2</m:t>
        </m:r>
      </m:oMath>
      <w:r w:rsidRPr="00E42374">
        <w:rPr>
          <w:rFonts w:eastAsia="宋体"/>
        </w:rPr>
        <w:t>. To be concrete, the model is</w:t>
      </w:r>
    </w:p>
    <w:p w14:paraId="04F154E6" w14:textId="2C4BC786" w:rsidR="0057376E" w:rsidRPr="0057376E" w:rsidRDefault="007D49CD" w:rsidP="0057376E">
      <w:pPr>
        <w:rPr>
          <w:rFonts w:eastAsia="宋体"/>
        </w:rPr>
      </w:pPr>
      <m:oMathPara>
        <m:oMath>
          <m:sSub>
            <m:sSubPr>
              <m:ctrlPr>
                <w:rPr>
                  <w:rFonts w:ascii="Cambria Math" w:eastAsia="宋体" w:hAnsi="Cambria Math"/>
                  <w:i/>
                </w:rPr>
              </m:ctrlPr>
            </m:sSubPr>
            <m:e>
              <m:r>
                <w:rPr>
                  <w:rFonts w:ascii="Cambria Math" w:eastAsia="宋体" w:hAnsi="Cambria Math"/>
                </w:rPr>
                <m:t>log</m:t>
              </m:r>
            </m:e>
            <m:sub>
              <m:r>
                <w:rPr>
                  <w:rFonts w:ascii="Cambria Math" w:eastAsia="宋体" w:hAnsi="Cambria Math"/>
                </w:rPr>
                <m:t>10</m:t>
              </m:r>
            </m:sub>
          </m:sSub>
          <m:f>
            <m:fPr>
              <m:ctrlPr>
                <w:rPr>
                  <w:rFonts w:ascii="Cambria Math" w:eastAsia="宋体" w:hAnsi="Cambria Math"/>
                  <w:i/>
                </w:rPr>
              </m:ctrlPr>
            </m:fPr>
            <m:num>
              <m:r>
                <w:rPr>
                  <w:rFonts w:ascii="Cambria Math" w:eastAsia="宋体" w:hAnsi="Cambria Math"/>
                </w:rPr>
                <m:t>p</m:t>
              </m:r>
            </m:num>
            <m:den>
              <m:r>
                <w:rPr>
                  <w:rFonts w:ascii="Cambria Math" w:eastAsia="宋体" w:hAnsi="Cambria Math"/>
                </w:rPr>
                <m:t>1-p</m:t>
              </m:r>
            </m:den>
          </m:f>
          <m:r>
            <m:rPr>
              <m:scr m:val="script"/>
            </m:rPr>
            <w:rPr>
              <w:rFonts w:ascii="Cambria Math" w:eastAsia="宋体" w:hAnsi="Cambria Math"/>
            </w:rPr>
            <m:t>=l=-</m:t>
          </m:r>
          <m:r>
            <w:rPr>
              <w:rFonts w:ascii="Cambria Math" w:eastAsia="宋体" w:hAnsi="Cambria Math"/>
            </w:rPr>
            <m:t>3+x1+2x2</m:t>
          </m:r>
        </m:oMath>
      </m:oMathPara>
    </w:p>
    <w:p w14:paraId="69DC291F" w14:textId="7B3FF3FB" w:rsidR="0057376E" w:rsidRPr="0057376E" w:rsidRDefault="0057376E" w:rsidP="0057376E">
      <w:pPr>
        <w:rPr>
          <w:rFonts w:eastAsia="宋体"/>
        </w:rPr>
      </w:pPr>
      <w:r w:rsidRPr="0057376E">
        <w:rPr>
          <w:rFonts w:eastAsia="宋体"/>
        </w:rPr>
        <w:t>Where</w:t>
      </w:r>
      <w:r>
        <w:rPr>
          <w:rFonts w:eastAsia="宋体" w:hint="eastAsia"/>
        </w:rPr>
        <w:t xml:space="preserve"> </w:t>
      </w:r>
      <m:oMath>
        <m:r>
          <w:rPr>
            <w:rFonts w:ascii="Cambria Math" w:eastAsia="宋体" w:hAnsi="Cambria Math"/>
          </w:rPr>
          <m:t xml:space="preserve"> p</m:t>
        </m:r>
      </m:oMath>
      <w:r w:rsidRPr="0057376E">
        <w:rPr>
          <w:rFonts w:eastAsia="宋体"/>
        </w:rPr>
        <w:t xml:space="preserve"> is the probability of the event that </w:t>
      </w:r>
      <m:oMath>
        <m:r>
          <w:rPr>
            <w:rFonts w:ascii="Cambria Math" w:hAnsi="Cambria Math"/>
            <w:shd w:val="clear" w:color="auto" w:fill="FFFFFF"/>
          </w:rPr>
          <m:t>Y=1</m:t>
        </m:r>
      </m:oMath>
      <w:r w:rsidRPr="0057376E">
        <w:rPr>
          <w:rFonts w:eastAsia="宋体"/>
        </w:rPr>
        <w:t>.</w:t>
      </w:r>
    </w:p>
    <w:p w14:paraId="72323578" w14:textId="3E227389" w:rsidR="0057376E" w:rsidRPr="0057376E" w:rsidRDefault="0057376E" w:rsidP="0057376E">
      <w:pPr>
        <w:rPr>
          <w:rFonts w:eastAsia="宋体"/>
        </w:rPr>
      </w:pPr>
      <w:r w:rsidRPr="0057376E">
        <w:rPr>
          <w:rFonts w:eastAsia="宋体"/>
        </w:rPr>
        <w:t>This can be interpreted as follows:</w:t>
      </w:r>
    </w:p>
    <w:p w14:paraId="5FA66B19" w14:textId="73B40727" w:rsidR="0057376E" w:rsidRPr="0057376E" w:rsidRDefault="0057376E" w:rsidP="0057376E">
      <w:pPr>
        <w:pStyle w:val="a3"/>
        <w:numPr>
          <w:ilvl w:val="0"/>
          <w:numId w:val="10"/>
        </w:numPr>
        <w:ind w:firstLineChars="0"/>
        <w:rPr>
          <w:rFonts w:eastAsia="宋体"/>
        </w:rPr>
      </w:pPr>
      <m:oMath>
        <m:r>
          <w:rPr>
            <w:rFonts w:ascii="Cambria Math" w:eastAsia="宋体" w:hAnsi="Cambria Math"/>
          </w:rPr>
          <m:t>β0=-3</m:t>
        </m:r>
      </m:oMath>
      <w:r w:rsidRPr="0057376E">
        <w:rPr>
          <w:rFonts w:eastAsia="宋体"/>
        </w:rPr>
        <w:t xml:space="preserve"> is the y-intercept. It is the log-odds of the event that </w:t>
      </w:r>
      <m:oMath>
        <m:r>
          <w:rPr>
            <w:rFonts w:ascii="Cambria Math" w:hAnsi="Cambria Math"/>
            <w:shd w:val="clear" w:color="auto" w:fill="FFFFFF"/>
          </w:rPr>
          <m:t>Y=1</m:t>
        </m:r>
      </m:oMath>
      <w:r w:rsidRPr="0057376E">
        <w:rPr>
          <w:rFonts w:eastAsia="宋体"/>
        </w:rPr>
        <w:t xml:space="preserve">, when the predictors </w:t>
      </w:r>
      <m:oMath>
        <m:r>
          <w:rPr>
            <w:rFonts w:ascii="Cambria Math" w:eastAsia="宋体" w:hAnsi="Cambria Math"/>
          </w:rPr>
          <m:t>x1=x2=0</m:t>
        </m:r>
      </m:oMath>
      <w:r w:rsidRPr="0057376E">
        <w:rPr>
          <w:rFonts w:eastAsia="宋体"/>
        </w:rPr>
        <w:t xml:space="preserve">. By exponentiating, we can see that when </w:t>
      </w:r>
      <m:oMath>
        <m:r>
          <w:rPr>
            <w:rFonts w:ascii="Cambria Math" w:eastAsia="宋体" w:hAnsi="Cambria Math"/>
          </w:rPr>
          <m:t>x1=x2=0</m:t>
        </m:r>
      </m:oMath>
      <w:r w:rsidRPr="0057376E">
        <w:rPr>
          <w:rFonts w:eastAsia="宋体"/>
        </w:rPr>
        <w:t xml:space="preserve"> the odds of the event that </w:t>
      </w:r>
      <m:oMath>
        <m:r>
          <w:rPr>
            <w:rFonts w:ascii="Cambria Math" w:hAnsi="Cambria Math"/>
            <w:shd w:val="clear" w:color="auto" w:fill="FFFFFF"/>
          </w:rPr>
          <m:t>Y=1</m:t>
        </m:r>
      </m:oMath>
      <w:r w:rsidRPr="0057376E">
        <w:rPr>
          <w:rFonts w:eastAsia="宋体"/>
        </w:rPr>
        <w:t xml:space="preserve"> are 1-to-1000, or </w:t>
      </w:r>
      <m:oMath>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-3</m:t>
            </m:r>
          </m:sup>
        </m:sSup>
      </m:oMath>
      <w:r w:rsidRPr="0057376E">
        <w:rPr>
          <w:rFonts w:eastAsia="宋体"/>
        </w:rPr>
        <w:t xml:space="preserve">. Similarly, the probability of the event that </w:t>
      </w:r>
      <m:oMath>
        <m:r>
          <w:rPr>
            <w:rFonts w:ascii="Cambria Math" w:hAnsi="Cambria Math"/>
            <w:shd w:val="clear" w:color="auto" w:fill="FFFFFF"/>
          </w:rPr>
          <m:t>Y=1</m:t>
        </m:r>
      </m:oMath>
      <w:r w:rsidRPr="0057376E">
        <w:rPr>
          <w:rFonts w:eastAsia="宋体"/>
        </w:rPr>
        <w:t xml:space="preserve"> when </w:t>
      </w:r>
      <m:oMath>
        <m:r>
          <w:rPr>
            <w:rFonts w:ascii="Cambria Math" w:eastAsia="宋体" w:hAnsi="Cambria Math"/>
          </w:rPr>
          <m:t>x1=x2=0</m:t>
        </m:r>
      </m:oMath>
      <w:r w:rsidRPr="0057376E">
        <w:rPr>
          <w:rFonts w:eastAsia="宋体"/>
        </w:rPr>
        <w:t xml:space="preserve"> can be computed as </w:t>
      </w:r>
      <m:oMath>
        <m:f>
          <m:fPr>
            <m:ctrlPr>
              <w:rPr>
                <w:rFonts w:ascii="Cambria Math" w:eastAsia="宋体" w:hAnsi="Cambria Math"/>
                <w:i/>
              </w:rPr>
            </m:ctrlPr>
          </m:fPr>
          <m:num>
            <m:r>
              <w:rPr>
                <w:rFonts w:ascii="Cambria Math" w:eastAsia="宋体" w:hAnsi="Cambria Math"/>
              </w:rPr>
              <m:t>1</m:t>
            </m:r>
          </m:num>
          <m:den>
            <m:r>
              <w:rPr>
                <w:rFonts w:ascii="Cambria Math" w:eastAsia="宋体" w:hAnsi="Cambria Math"/>
              </w:rPr>
              <m:t>1000+1</m:t>
            </m:r>
          </m:den>
        </m:f>
        <m:r>
          <w:rPr>
            <w:rFonts w:ascii="Cambria Math" w:eastAsia="宋体" w:hAnsi="Cambria Math"/>
          </w:rPr>
          <m:t>=1/1001</m:t>
        </m:r>
      </m:oMath>
      <w:r w:rsidR="006C6652">
        <w:rPr>
          <w:rFonts w:eastAsia="宋体" w:hint="eastAsia"/>
        </w:rPr>
        <w:t>.</w:t>
      </w:r>
    </w:p>
    <w:p w14:paraId="0E678C01" w14:textId="5D9C28B5" w:rsidR="0057376E" w:rsidRPr="0057376E" w:rsidRDefault="0057376E" w:rsidP="0057376E">
      <w:pPr>
        <w:pStyle w:val="a3"/>
        <w:numPr>
          <w:ilvl w:val="0"/>
          <w:numId w:val="10"/>
        </w:numPr>
        <w:ind w:firstLineChars="0"/>
        <w:rPr>
          <w:rFonts w:eastAsia="宋体"/>
        </w:rPr>
      </w:pPr>
      <m:oMath>
        <m:r>
          <w:rPr>
            <w:rFonts w:ascii="Cambria Math" w:eastAsia="宋体" w:hAnsi="Cambria Math"/>
          </w:rPr>
          <m:t xml:space="preserve">β1=1 </m:t>
        </m:r>
      </m:oMath>
      <w:r w:rsidRPr="0057376E">
        <w:rPr>
          <w:rFonts w:eastAsia="宋体"/>
        </w:rPr>
        <w:t xml:space="preserve">means that increasing </w:t>
      </w:r>
      <m:oMath>
        <m:r>
          <w:rPr>
            <w:rFonts w:ascii="Cambria Math" w:eastAsia="宋体" w:hAnsi="Cambria Math"/>
          </w:rPr>
          <m:t>x1</m:t>
        </m:r>
      </m:oMath>
      <w:r w:rsidRPr="0057376E">
        <w:rPr>
          <w:rFonts w:eastAsia="宋体"/>
        </w:rPr>
        <w:t xml:space="preserve"> by 1 increases the log-odds by 1. So if </w:t>
      </w:r>
      <m:oMath>
        <m:r>
          <w:rPr>
            <w:rFonts w:ascii="Cambria Math" w:eastAsia="宋体" w:hAnsi="Cambria Math"/>
          </w:rPr>
          <m:t>x1</m:t>
        </m:r>
      </m:oMath>
      <w:r w:rsidRPr="0057376E">
        <w:rPr>
          <w:rFonts w:eastAsia="宋体"/>
        </w:rPr>
        <w:t xml:space="preserve"> increases by 1, the odds that</w:t>
      </w:r>
      <w:r w:rsidR="006C6652">
        <w:rPr>
          <w:rFonts w:eastAsia="宋体"/>
        </w:rPr>
        <w:t xml:space="preserve"> </w:t>
      </w:r>
      <m:oMath>
        <m:r>
          <w:rPr>
            <w:rFonts w:ascii="Cambria Math" w:hAnsi="Cambria Math"/>
            <w:shd w:val="clear" w:color="auto" w:fill="FFFFFF"/>
          </w:rPr>
          <m:t>Y=1</m:t>
        </m:r>
      </m:oMath>
      <w:r w:rsidRPr="0057376E">
        <w:rPr>
          <w:rFonts w:eastAsia="宋体"/>
        </w:rPr>
        <w:t xml:space="preserve"> increase by a factor of </w:t>
      </w:r>
      <m:oMath>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1</m:t>
            </m:r>
          </m:sup>
        </m:sSup>
      </m:oMath>
      <w:r w:rsidRPr="0057376E">
        <w:rPr>
          <w:rFonts w:eastAsia="宋体"/>
        </w:rPr>
        <w:t xml:space="preserve">. Note that the probability of </w:t>
      </w:r>
      <m:oMath>
        <m:r>
          <w:rPr>
            <w:rFonts w:ascii="Cambria Math" w:hAnsi="Cambria Math"/>
            <w:shd w:val="clear" w:color="auto" w:fill="FFFFFF"/>
          </w:rPr>
          <m:t>Y=1</m:t>
        </m:r>
      </m:oMath>
      <w:r w:rsidRPr="0057376E">
        <w:rPr>
          <w:rFonts w:eastAsia="宋体"/>
        </w:rPr>
        <w:t xml:space="preserve"> has also increased, but it has not increased by as much as the odds have increased.</w:t>
      </w:r>
    </w:p>
    <w:p w14:paraId="3572C7BF" w14:textId="5B68F6F6" w:rsidR="0057376E" w:rsidRPr="0057376E" w:rsidRDefault="0057376E" w:rsidP="0057376E">
      <w:pPr>
        <w:pStyle w:val="a3"/>
        <w:numPr>
          <w:ilvl w:val="0"/>
          <w:numId w:val="10"/>
        </w:numPr>
        <w:ind w:firstLineChars="0"/>
        <w:rPr>
          <w:rFonts w:eastAsia="宋体"/>
        </w:rPr>
      </w:pPr>
      <m:oMath>
        <m:r>
          <w:rPr>
            <w:rFonts w:ascii="Cambria Math" w:eastAsia="宋体" w:hAnsi="Cambria Math"/>
          </w:rPr>
          <w:lastRenderedPageBreak/>
          <m:t>β2=2</m:t>
        </m:r>
      </m:oMath>
      <w:r w:rsidRPr="0057376E">
        <w:rPr>
          <w:rFonts w:eastAsia="宋体"/>
        </w:rPr>
        <w:t xml:space="preserve"> means that increasing </w:t>
      </w:r>
      <m:oMath>
        <m:r>
          <w:rPr>
            <w:rFonts w:ascii="Cambria Math" w:eastAsia="宋体" w:hAnsi="Cambria Math"/>
          </w:rPr>
          <m:t>x2</m:t>
        </m:r>
      </m:oMath>
      <w:r w:rsidRPr="0057376E">
        <w:rPr>
          <w:rFonts w:eastAsia="宋体"/>
        </w:rPr>
        <w:t xml:space="preserve"> by 1 increases the log-odds by 2. So if </w:t>
      </w:r>
      <m:oMath>
        <m:r>
          <w:rPr>
            <w:rFonts w:ascii="Cambria Math" w:eastAsia="宋体" w:hAnsi="Cambria Math"/>
          </w:rPr>
          <m:t>x2</m:t>
        </m:r>
      </m:oMath>
      <w:r w:rsidRPr="0057376E">
        <w:rPr>
          <w:rFonts w:eastAsia="宋体"/>
        </w:rPr>
        <w:t xml:space="preserve"> increases by 1, the odds that </w:t>
      </w:r>
      <m:oMath>
        <m:r>
          <w:rPr>
            <w:rFonts w:ascii="Cambria Math" w:hAnsi="Cambria Math"/>
            <w:shd w:val="clear" w:color="auto" w:fill="FFFFFF"/>
          </w:rPr>
          <m:t>Y=1</m:t>
        </m:r>
      </m:oMath>
      <w:r w:rsidRPr="0057376E">
        <w:rPr>
          <w:rFonts w:eastAsia="宋体"/>
        </w:rPr>
        <w:t xml:space="preserve"> increase by a factor of </w:t>
      </w:r>
      <m:oMath>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2</m:t>
            </m:r>
          </m:sup>
        </m:sSup>
      </m:oMath>
      <w:r w:rsidRPr="0057376E">
        <w:rPr>
          <w:rFonts w:eastAsia="宋体"/>
        </w:rPr>
        <w:t xml:space="preserve"> Note how the effect of </w:t>
      </w:r>
      <m:oMath>
        <m:r>
          <w:rPr>
            <w:rFonts w:ascii="Cambria Math" w:eastAsia="宋体" w:hAnsi="Cambria Math"/>
          </w:rPr>
          <m:t>x2</m:t>
        </m:r>
      </m:oMath>
      <w:r w:rsidRPr="0057376E">
        <w:rPr>
          <w:rFonts w:eastAsia="宋体"/>
        </w:rPr>
        <w:t xml:space="preserve"> on the log-odds is twice as great as the effect of</w:t>
      </w:r>
      <w:r w:rsidR="006C6652">
        <w:rPr>
          <w:rFonts w:eastAsia="宋体"/>
        </w:rPr>
        <w:t xml:space="preserve"> </w:t>
      </w:r>
      <m:oMath>
        <m:r>
          <w:rPr>
            <w:rFonts w:ascii="Cambria Math" w:eastAsia="宋体" w:hAnsi="Cambria Math"/>
          </w:rPr>
          <m:t>x1</m:t>
        </m:r>
      </m:oMath>
      <w:r w:rsidRPr="0057376E">
        <w:rPr>
          <w:rFonts w:eastAsia="宋体"/>
        </w:rPr>
        <w:t xml:space="preserve">, but the effect on the odds is 10 times greater. But the effect on the probability of </w:t>
      </w:r>
      <m:oMath>
        <m:r>
          <w:rPr>
            <w:rFonts w:ascii="Cambria Math" w:hAnsi="Cambria Math"/>
            <w:shd w:val="clear" w:color="auto" w:fill="FFFFFF"/>
          </w:rPr>
          <m:t>Y=1</m:t>
        </m:r>
      </m:oMath>
      <w:r w:rsidRPr="0057376E">
        <w:rPr>
          <w:rFonts w:eastAsia="宋体"/>
        </w:rPr>
        <w:t xml:space="preserve"> is not as much as 10 times greater, it's only the effect on the odds that is 10 times greater.</w:t>
      </w:r>
    </w:p>
    <w:p w14:paraId="71813594" w14:textId="49C9A238" w:rsidR="0057376E" w:rsidRDefault="0057376E" w:rsidP="0057376E">
      <w:pPr>
        <w:rPr>
          <w:rFonts w:eastAsia="宋体"/>
        </w:rPr>
      </w:pPr>
      <w:r w:rsidRPr="0057376E">
        <w:rPr>
          <w:rFonts w:eastAsia="宋体"/>
        </w:rPr>
        <w:t xml:space="preserve">In order to estimate the parameters </w:t>
      </w:r>
      <m:oMath>
        <m:r>
          <w:rPr>
            <w:rFonts w:ascii="Cambria Math" w:eastAsia="宋体" w:hAnsi="Cambria Math"/>
          </w:rPr>
          <m:t>βi</m:t>
        </m:r>
      </m:oMath>
      <w:r w:rsidRPr="0057376E">
        <w:rPr>
          <w:rFonts w:eastAsia="宋体"/>
        </w:rPr>
        <w:t xml:space="preserve"> from data, one must do logistic regression.</w:t>
      </w:r>
    </w:p>
    <w:p w14:paraId="5761181B" w14:textId="799C4130" w:rsidR="002955AC" w:rsidRDefault="002955AC" w:rsidP="002955AC">
      <w:pPr>
        <w:pStyle w:val="5"/>
        <w:rPr>
          <w:rFonts w:eastAsia="宋体"/>
        </w:rPr>
      </w:pPr>
      <w:r>
        <w:rPr>
          <w:rFonts w:eastAsia="宋体"/>
        </w:rPr>
        <w:t>Discussion</w:t>
      </w:r>
    </w:p>
    <w:p w14:paraId="60294B8E" w14:textId="3D757795" w:rsidR="007A048D" w:rsidRPr="007A048D" w:rsidRDefault="007A048D" w:rsidP="007A048D">
      <w:pPr>
        <w:rPr>
          <w:rFonts w:eastAsia="宋体"/>
        </w:rPr>
      </w:pPr>
      <w:r w:rsidRPr="007A048D">
        <w:rPr>
          <w:rFonts w:eastAsia="宋体"/>
        </w:rPr>
        <w:t>Logistic regression can be binomial, ordinal or multinomial. Binomial or binary logistic regression deals with situations in which the observed outcome for a dependent variable can have only two possible types, "0" and "1" (which may represent, for example, "dead" vs. "alive" or "win" vs. "loss"). Multinomial logistic regression deals with situations where the outcome can have three or more possible types (e.g., "disease A" vs. "disease B" vs. "disease C") that are not ordered. Ordinal logistic regression deals with dependent variables that are ordered.</w:t>
      </w:r>
    </w:p>
    <w:p w14:paraId="7D0DFAE8" w14:textId="7429D357" w:rsidR="007A048D" w:rsidRPr="007A048D" w:rsidRDefault="007A048D" w:rsidP="007A048D">
      <w:pPr>
        <w:rPr>
          <w:rFonts w:eastAsia="宋体"/>
        </w:rPr>
      </w:pPr>
      <w:r w:rsidRPr="007A048D">
        <w:rPr>
          <w:rFonts w:eastAsia="宋体"/>
        </w:rPr>
        <w:t>In binary logistic regression, the outcome is usually coded as "0" or "1", as this leads to the most straightforward interpretation. If a particular observed outcome for the dependent variable is the noteworthy possible outcome (referred to as a "success" or an "instance" or a "case") it is usually coded as "1" and the contrary outcome (referred to as a "failure" or a "noninstance" or a "noncase") as "0". Binary logistic regression is used to predict the odds of being a case based on the values of the independent variables (predictors). The odds are defined as the probability that a particular outcome is a case divided by the probability that it is a noninstance.</w:t>
      </w:r>
    </w:p>
    <w:p w14:paraId="5A92EAD3" w14:textId="50E0FF21" w:rsidR="007A048D" w:rsidRPr="007A048D" w:rsidRDefault="007A048D" w:rsidP="007A048D">
      <w:pPr>
        <w:rPr>
          <w:rFonts w:eastAsia="宋体"/>
        </w:rPr>
      </w:pPr>
      <w:r w:rsidRPr="007A048D">
        <w:rPr>
          <w:rFonts w:eastAsia="宋体"/>
        </w:rPr>
        <w:t xml:space="preserve">Like other forms of regression analysis, logistic regression makes use of one or more predictor variables that may be either continuous or categorical. Unlike ordinary linear regression, however, logistic regression is used for predicting dependent variables that take membership in one of a limited number of categories (treating the dependent variable in the binomial case as the outcome of a Bernoulli trial) rather than a continuous outcome. Given this difference, the assumptions of linear regression are violated. In particular, the residuals cannot be normally distributed. In addition, linear regression may make nonsensical predictions for a binary dependent variable. What is needed is a way to convert a binary variable into a continuous one that can take on any real value (negative or positive). To do that, binomial logistic regression first calculates the odds of the event happening for different levels of each independent variable, and then takes its logarithm to create a continuous criterion as a transformed version of the dependent variable. </w:t>
      </w:r>
    </w:p>
    <w:p w14:paraId="4AA5DB68" w14:textId="1767A779" w:rsidR="00D26CBF" w:rsidRPr="00D26CBF" w:rsidRDefault="00DE092C" w:rsidP="00D26CBF">
      <w:pPr>
        <w:pStyle w:val="4"/>
      </w:pPr>
      <w:r>
        <w:t>Performance in EMSCAD</w:t>
      </w:r>
    </w:p>
    <w:p w14:paraId="25D5F20A" w14:textId="46DDE77F" w:rsidR="00D26CBF" w:rsidRPr="004E49E9" w:rsidRDefault="001534E8" w:rsidP="001534E8">
      <w:pPr>
        <w:rPr>
          <w:color w:val="000000"/>
          <w:szCs w:val="21"/>
        </w:rPr>
      </w:pPr>
      <w:r>
        <w:t>Using t</w:t>
      </w:r>
      <w:r w:rsidRPr="00421AA2">
        <w:t>he</w:t>
      </w:r>
      <w:r>
        <w:t xml:space="preserve"> EMSCAD to train our model by the logistics regression</w:t>
      </w:r>
      <w:r w:rsidR="004E49E9">
        <w:t>.</w:t>
      </w:r>
      <w:r>
        <w:t xml:space="preserve">The performance of the logistics regression using the EMSCAD is as </w:t>
      </w:r>
      <w:r w:rsidR="00097011">
        <w:fldChar w:fldCharType="begin"/>
      </w:r>
      <w:r w:rsidR="00097011">
        <w:instrText xml:space="preserve"> REF _Ref54213285 \r \h </w:instrText>
      </w:r>
      <w:r w:rsidR="00097011">
        <w:fldChar w:fldCharType="separate"/>
      </w:r>
      <w:r w:rsidR="00097011">
        <w:t>Table 3</w:t>
      </w:r>
      <w:r w:rsidR="00097011">
        <w:fldChar w:fldCharType="end"/>
      </w:r>
      <w:r w:rsidR="00097011">
        <w:t xml:space="preserve"> </w:t>
      </w:r>
      <w:r>
        <w:t>below:</w:t>
      </w:r>
    </w:p>
    <w:p w14:paraId="6ED19AD1" w14:textId="77777777" w:rsidR="00510A26" w:rsidRPr="001534E8" w:rsidRDefault="00510A26" w:rsidP="001534E8"/>
    <w:tbl>
      <w:tblPr>
        <w:tblStyle w:val="a5"/>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029"/>
        <w:gridCol w:w="2260"/>
        <w:gridCol w:w="2008"/>
        <w:gridCol w:w="2009"/>
      </w:tblGrid>
      <w:tr w:rsidR="00D26CBF" w14:paraId="0A52EC69" w14:textId="77777777" w:rsidTr="00D26CBF">
        <w:tc>
          <w:tcPr>
            <w:tcW w:w="2029" w:type="dxa"/>
            <w:shd w:val="clear" w:color="auto" w:fill="auto"/>
          </w:tcPr>
          <w:p w14:paraId="3167710A" w14:textId="60402D3D" w:rsidR="00D26CBF" w:rsidRDefault="00D26CBF" w:rsidP="00D26CBF">
            <w:pPr>
              <w:jc w:val="left"/>
            </w:pPr>
            <w:r>
              <w:t>Precision:</w:t>
            </w:r>
          </w:p>
        </w:tc>
        <w:tc>
          <w:tcPr>
            <w:tcW w:w="2260" w:type="dxa"/>
            <w:shd w:val="clear" w:color="auto" w:fill="auto"/>
          </w:tcPr>
          <w:p w14:paraId="686851F0" w14:textId="7AF8CCBC" w:rsidR="00D26CBF" w:rsidRDefault="00D26CBF" w:rsidP="00D26CBF">
            <w:pPr>
              <w:jc w:val="left"/>
            </w:pPr>
            <w:r>
              <w:t>0.9651022864019254</w:t>
            </w:r>
          </w:p>
        </w:tc>
        <w:tc>
          <w:tcPr>
            <w:tcW w:w="2008" w:type="dxa"/>
            <w:shd w:val="clear" w:color="auto" w:fill="auto"/>
          </w:tcPr>
          <w:p w14:paraId="051C6511" w14:textId="77777777" w:rsidR="00D26CBF" w:rsidRDefault="00D26CBF" w:rsidP="00D26CBF">
            <w:pPr>
              <w:jc w:val="left"/>
            </w:pPr>
          </w:p>
        </w:tc>
        <w:tc>
          <w:tcPr>
            <w:tcW w:w="2009" w:type="dxa"/>
            <w:shd w:val="clear" w:color="auto" w:fill="auto"/>
          </w:tcPr>
          <w:p w14:paraId="2D5E00D6" w14:textId="77777777" w:rsidR="00D26CBF" w:rsidRDefault="00D26CBF" w:rsidP="00D26CBF">
            <w:pPr>
              <w:jc w:val="left"/>
            </w:pPr>
          </w:p>
        </w:tc>
      </w:tr>
      <w:tr w:rsidR="00D26CBF" w14:paraId="61CC59EA" w14:textId="77777777" w:rsidTr="00D26CBF">
        <w:tc>
          <w:tcPr>
            <w:tcW w:w="2029" w:type="dxa"/>
            <w:shd w:val="clear" w:color="auto" w:fill="D0CECE" w:themeFill="background2" w:themeFillShade="E6"/>
          </w:tcPr>
          <w:p w14:paraId="2A442361" w14:textId="074C84A1" w:rsidR="00D26CBF" w:rsidRPr="00D26CBF" w:rsidRDefault="00D26CBF" w:rsidP="00D26CBF">
            <w:pPr>
              <w:jc w:val="left"/>
              <w:rPr>
                <w:rFonts w:cs="Arial"/>
              </w:rPr>
            </w:pPr>
            <w:r>
              <w:lastRenderedPageBreak/>
              <w:t>Recall</w:t>
            </w:r>
            <w:r>
              <w:rPr>
                <w:rFonts w:hint="eastAsia"/>
              </w:rPr>
              <w:t>:</w:t>
            </w:r>
          </w:p>
        </w:tc>
        <w:tc>
          <w:tcPr>
            <w:tcW w:w="2260" w:type="dxa"/>
            <w:shd w:val="clear" w:color="auto" w:fill="D0CECE" w:themeFill="background2" w:themeFillShade="E6"/>
          </w:tcPr>
          <w:p w14:paraId="130E12AA" w14:textId="65FC114B" w:rsidR="00D26CBF" w:rsidRDefault="00D26CBF" w:rsidP="00D26CBF">
            <w:pPr>
              <w:jc w:val="left"/>
            </w:pPr>
            <w:r>
              <w:t>precision</w:t>
            </w:r>
          </w:p>
        </w:tc>
        <w:tc>
          <w:tcPr>
            <w:tcW w:w="2008" w:type="dxa"/>
            <w:shd w:val="clear" w:color="auto" w:fill="D0CECE" w:themeFill="background2" w:themeFillShade="E6"/>
          </w:tcPr>
          <w:p w14:paraId="1DEEAFBE" w14:textId="08CC9AE3" w:rsidR="00D26CBF" w:rsidRDefault="00D26CBF" w:rsidP="00D26CBF">
            <w:pPr>
              <w:jc w:val="left"/>
            </w:pPr>
            <w:r>
              <w:t>recall</w:t>
            </w:r>
          </w:p>
        </w:tc>
        <w:tc>
          <w:tcPr>
            <w:tcW w:w="2009" w:type="dxa"/>
            <w:shd w:val="clear" w:color="auto" w:fill="D0CECE" w:themeFill="background2" w:themeFillShade="E6"/>
          </w:tcPr>
          <w:p w14:paraId="68D8D766" w14:textId="356C9BEC" w:rsidR="00D26CBF" w:rsidRDefault="00D26CBF" w:rsidP="00D26CBF">
            <w:pPr>
              <w:jc w:val="left"/>
            </w:pPr>
            <w:r>
              <w:t>f1-score</w:t>
            </w:r>
          </w:p>
        </w:tc>
      </w:tr>
      <w:tr w:rsidR="00D26CBF" w14:paraId="4F3796E8" w14:textId="77777777" w:rsidTr="00D26CBF">
        <w:tc>
          <w:tcPr>
            <w:tcW w:w="2029" w:type="dxa"/>
          </w:tcPr>
          <w:p w14:paraId="77A25B7E" w14:textId="715FCCD6" w:rsidR="00D26CBF" w:rsidRDefault="00D26CBF" w:rsidP="00D26CBF">
            <w:pPr>
              <w:jc w:val="left"/>
            </w:pPr>
            <w:r>
              <w:t>F</w:t>
            </w:r>
          </w:p>
        </w:tc>
        <w:tc>
          <w:tcPr>
            <w:tcW w:w="2260" w:type="dxa"/>
          </w:tcPr>
          <w:p w14:paraId="2A9CE9C9" w14:textId="5BD0B2A3" w:rsidR="00D26CBF" w:rsidRDefault="00D26CBF" w:rsidP="00D26CBF">
            <w:pPr>
              <w:jc w:val="left"/>
            </w:pPr>
            <w:r>
              <w:t>0.97</w:t>
            </w:r>
          </w:p>
        </w:tc>
        <w:tc>
          <w:tcPr>
            <w:tcW w:w="2008" w:type="dxa"/>
          </w:tcPr>
          <w:p w14:paraId="60C184FB" w14:textId="3D58BDD4" w:rsidR="00D26CBF" w:rsidRDefault="00D26CBF" w:rsidP="00D26CBF">
            <w:pPr>
              <w:jc w:val="left"/>
            </w:pPr>
            <w:r>
              <w:t>0.96</w:t>
            </w:r>
          </w:p>
        </w:tc>
        <w:tc>
          <w:tcPr>
            <w:tcW w:w="2009" w:type="dxa"/>
          </w:tcPr>
          <w:p w14:paraId="7B177D87" w14:textId="67D80A44" w:rsidR="00D26CBF" w:rsidRDefault="00D26CBF" w:rsidP="00D26CBF">
            <w:pPr>
              <w:jc w:val="left"/>
            </w:pPr>
            <w:r>
              <w:t>0.96</w:t>
            </w:r>
          </w:p>
        </w:tc>
      </w:tr>
      <w:tr w:rsidR="00D26CBF" w14:paraId="61D5995A" w14:textId="77777777" w:rsidTr="00D26CBF">
        <w:tc>
          <w:tcPr>
            <w:tcW w:w="2029" w:type="dxa"/>
          </w:tcPr>
          <w:p w14:paraId="22A52DA8" w14:textId="720A7D3F" w:rsidR="00D26CBF" w:rsidRDefault="00D26CBF" w:rsidP="00D26CBF">
            <w:pPr>
              <w:jc w:val="left"/>
            </w:pPr>
            <w:r>
              <w:t>R</w:t>
            </w:r>
          </w:p>
        </w:tc>
        <w:tc>
          <w:tcPr>
            <w:tcW w:w="2260" w:type="dxa"/>
          </w:tcPr>
          <w:p w14:paraId="35D544AC" w14:textId="53F5A4AB" w:rsidR="00D26CBF" w:rsidRDefault="00D26CBF" w:rsidP="00D26CBF">
            <w:pPr>
              <w:jc w:val="left"/>
            </w:pPr>
            <w:r>
              <w:t>0.96</w:t>
            </w:r>
          </w:p>
        </w:tc>
        <w:tc>
          <w:tcPr>
            <w:tcW w:w="2008" w:type="dxa"/>
          </w:tcPr>
          <w:p w14:paraId="51B84EA1" w14:textId="73FAA03E" w:rsidR="00D26CBF" w:rsidRDefault="00D26CBF" w:rsidP="00D26CBF">
            <w:pPr>
              <w:jc w:val="left"/>
            </w:pPr>
            <w:r>
              <w:t>0.97</w:t>
            </w:r>
          </w:p>
        </w:tc>
        <w:tc>
          <w:tcPr>
            <w:tcW w:w="2009" w:type="dxa"/>
          </w:tcPr>
          <w:p w14:paraId="26AD4FA8" w14:textId="1A617D48" w:rsidR="00D26CBF" w:rsidRDefault="00D26CBF" w:rsidP="00D26CBF">
            <w:pPr>
              <w:jc w:val="left"/>
            </w:pPr>
            <w:r>
              <w:t>0.97</w:t>
            </w:r>
          </w:p>
        </w:tc>
      </w:tr>
      <w:tr w:rsidR="00D26CBF" w14:paraId="1BED5F10" w14:textId="77777777" w:rsidTr="00D26CBF">
        <w:tc>
          <w:tcPr>
            <w:tcW w:w="2029" w:type="dxa"/>
            <w:shd w:val="clear" w:color="auto" w:fill="D0CECE" w:themeFill="background2" w:themeFillShade="E6"/>
          </w:tcPr>
          <w:p w14:paraId="5A68E9CF" w14:textId="07942421" w:rsidR="00D26CBF" w:rsidRDefault="00D26CBF" w:rsidP="00D26CBF">
            <w:pPr>
              <w:jc w:val="left"/>
            </w:pPr>
            <w:r>
              <w:t>accuracy</w:t>
            </w:r>
          </w:p>
        </w:tc>
        <w:tc>
          <w:tcPr>
            <w:tcW w:w="2260" w:type="dxa"/>
            <w:shd w:val="clear" w:color="auto" w:fill="D0CECE" w:themeFill="background2" w:themeFillShade="E6"/>
          </w:tcPr>
          <w:p w14:paraId="05DE9B6B" w14:textId="77777777" w:rsidR="00D26CBF" w:rsidRDefault="00D26CBF" w:rsidP="00D26CBF">
            <w:pPr>
              <w:jc w:val="left"/>
            </w:pPr>
          </w:p>
        </w:tc>
        <w:tc>
          <w:tcPr>
            <w:tcW w:w="2008" w:type="dxa"/>
            <w:shd w:val="clear" w:color="auto" w:fill="D0CECE" w:themeFill="background2" w:themeFillShade="E6"/>
          </w:tcPr>
          <w:p w14:paraId="47FD1CF4" w14:textId="77777777" w:rsidR="00D26CBF" w:rsidRDefault="00D26CBF" w:rsidP="00D26CBF">
            <w:pPr>
              <w:jc w:val="left"/>
            </w:pPr>
          </w:p>
        </w:tc>
        <w:tc>
          <w:tcPr>
            <w:tcW w:w="2009" w:type="dxa"/>
            <w:shd w:val="clear" w:color="auto" w:fill="D0CECE" w:themeFill="background2" w:themeFillShade="E6"/>
          </w:tcPr>
          <w:p w14:paraId="544CA89D" w14:textId="77546D75" w:rsidR="00D26CBF" w:rsidRDefault="00D26CBF" w:rsidP="00D26CBF">
            <w:pPr>
              <w:jc w:val="left"/>
            </w:pPr>
            <w:r>
              <w:t>0.97</w:t>
            </w:r>
          </w:p>
        </w:tc>
      </w:tr>
      <w:tr w:rsidR="00D26CBF" w14:paraId="09A3236C" w14:textId="77777777" w:rsidTr="00D26CBF">
        <w:tc>
          <w:tcPr>
            <w:tcW w:w="2029" w:type="dxa"/>
          </w:tcPr>
          <w:p w14:paraId="7C649BFC" w14:textId="1B2FFAC9" w:rsidR="00D26CBF" w:rsidRDefault="00D26CBF" w:rsidP="00D26CBF">
            <w:pPr>
              <w:jc w:val="left"/>
            </w:pPr>
            <w:r>
              <w:t>macro avg</w:t>
            </w:r>
          </w:p>
        </w:tc>
        <w:tc>
          <w:tcPr>
            <w:tcW w:w="2260" w:type="dxa"/>
          </w:tcPr>
          <w:p w14:paraId="3AC11513" w14:textId="6F404039" w:rsidR="00D26CBF" w:rsidRDefault="00D26CBF" w:rsidP="00D26CBF">
            <w:pPr>
              <w:jc w:val="left"/>
            </w:pPr>
            <w:r>
              <w:t>0.97</w:t>
            </w:r>
          </w:p>
        </w:tc>
        <w:tc>
          <w:tcPr>
            <w:tcW w:w="2008" w:type="dxa"/>
          </w:tcPr>
          <w:p w14:paraId="1C523D91" w14:textId="44309A3E" w:rsidR="00D26CBF" w:rsidRDefault="00D26CBF" w:rsidP="00D26CBF">
            <w:pPr>
              <w:jc w:val="left"/>
            </w:pPr>
            <w:r>
              <w:t>0.97</w:t>
            </w:r>
          </w:p>
        </w:tc>
        <w:tc>
          <w:tcPr>
            <w:tcW w:w="2009" w:type="dxa"/>
          </w:tcPr>
          <w:p w14:paraId="1A1097FA" w14:textId="7C6A138F" w:rsidR="00D26CBF" w:rsidRDefault="00D26CBF" w:rsidP="00D26CBF">
            <w:pPr>
              <w:jc w:val="left"/>
            </w:pPr>
            <w:r>
              <w:t>0.97</w:t>
            </w:r>
          </w:p>
        </w:tc>
      </w:tr>
      <w:tr w:rsidR="00D26CBF" w14:paraId="1768BCD5" w14:textId="77777777" w:rsidTr="00D26CBF">
        <w:trPr>
          <w:trHeight w:val="54"/>
        </w:trPr>
        <w:tc>
          <w:tcPr>
            <w:tcW w:w="2029" w:type="dxa"/>
          </w:tcPr>
          <w:p w14:paraId="5292924B" w14:textId="5766C77E" w:rsidR="00D26CBF" w:rsidRDefault="00D26CBF" w:rsidP="00D26CBF">
            <w:pPr>
              <w:jc w:val="left"/>
            </w:pPr>
            <w:r>
              <w:t>weighted avg</w:t>
            </w:r>
          </w:p>
        </w:tc>
        <w:tc>
          <w:tcPr>
            <w:tcW w:w="2260" w:type="dxa"/>
          </w:tcPr>
          <w:p w14:paraId="5C031997" w14:textId="086B0C59" w:rsidR="00D26CBF" w:rsidRDefault="00D26CBF" w:rsidP="00D26CBF">
            <w:pPr>
              <w:jc w:val="left"/>
            </w:pPr>
            <w:r>
              <w:t>0.97</w:t>
            </w:r>
          </w:p>
        </w:tc>
        <w:tc>
          <w:tcPr>
            <w:tcW w:w="2008" w:type="dxa"/>
          </w:tcPr>
          <w:p w14:paraId="7DF9A798" w14:textId="53EF1F32" w:rsidR="00D26CBF" w:rsidRDefault="00D26CBF" w:rsidP="00D26CBF">
            <w:pPr>
              <w:jc w:val="left"/>
            </w:pPr>
            <w:r>
              <w:t>0.97</w:t>
            </w:r>
          </w:p>
        </w:tc>
        <w:tc>
          <w:tcPr>
            <w:tcW w:w="2009" w:type="dxa"/>
          </w:tcPr>
          <w:p w14:paraId="6D9F6814" w14:textId="1C8E1F7A" w:rsidR="00D26CBF" w:rsidRDefault="00D26CBF" w:rsidP="00D26CBF">
            <w:pPr>
              <w:jc w:val="left"/>
            </w:pPr>
            <w:r>
              <w:t>0.97</w:t>
            </w:r>
          </w:p>
        </w:tc>
      </w:tr>
    </w:tbl>
    <w:p w14:paraId="74E5FC83" w14:textId="5CA95FE6" w:rsidR="00D26CBF" w:rsidRPr="00D61854" w:rsidRDefault="00D26CBF" w:rsidP="00097011">
      <w:pPr>
        <w:pStyle w:val="a3"/>
        <w:numPr>
          <w:ilvl w:val="0"/>
          <w:numId w:val="15"/>
        </w:numPr>
        <w:ind w:firstLineChars="0"/>
        <w:jc w:val="center"/>
      </w:pPr>
      <w:bookmarkStart w:id="49" w:name="_Ref54213285"/>
      <w:r>
        <w:t>performance of the LR model in EMSCAD</w:t>
      </w:r>
      <w:bookmarkEnd w:id="49"/>
    </w:p>
    <w:p w14:paraId="1193FA5F" w14:textId="77777777" w:rsidR="00D94327" w:rsidRPr="00D26CBF" w:rsidRDefault="00D94327" w:rsidP="00D94327"/>
    <w:p w14:paraId="0F1E20A7" w14:textId="67A887EA" w:rsidR="001C6ACD" w:rsidRDefault="001C6ACD" w:rsidP="00F5009E">
      <w:pPr>
        <w:pStyle w:val="3"/>
      </w:pPr>
      <w:r>
        <w:t xml:space="preserve">Attention mechanism </w:t>
      </w:r>
    </w:p>
    <w:p w14:paraId="24A9A554" w14:textId="5DE76594" w:rsidR="001C6ACD" w:rsidRDefault="001C6ACD" w:rsidP="001C6ACD">
      <w:pPr>
        <w:pStyle w:val="4"/>
      </w:pPr>
      <w:r w:rsidRPr="00413485">
        <w:t>Introduction</w:t>
      </w:r>
    </w:p>
    <w:p w14:paraId="4983AE94" w14:textId="7685B27A" w:rsidR="00242B11" w:rsidRDefault="00242B11" w:rsidP="00242B11">
      <w:r>
        <w:t>Attention is a way of obtaining a weighted sum of the vector representations of a layer in a neural network model. It is used in diverse tasks ranging from machine translation (Luong et al., 2015), language modeling to image captioning (Xu et al., 2015), and object recognition (Ba et al., 2014). Apart from substantial performance benefit (Vaswani et al., 2017), attention also provides interpretability to neural models (Wang et al., 2016; Lin et al., 2017; Ghaeini et al., 2018) which are usually criticized for being black-box function approximators.</w:t>
      </w:r>
    </w:p>
    <w:p w14:paraId="1130D2AF" w14:textId="39AAFE8F" w:rsidR="00242B11" w:rsidRPr="00242B11" w:rsidRDefault="00242B11" w:rsidP="00242B11">
      <w:r>
        <w:t xml:space="preserve">There has been substantial work on understanding attention in neural network models. On the one hand, there is work on showing that attention weights are not </w:t>
      </w:r>
      <w:r w:rsidR="00AC6CA4">
        <w:t>interpretable and</w:t>
      </w:r>
      <w:r>
        <w:t xml:space="preserve"> altering them does not significantly affect the prediction (Jain &amp; Wallace, 2019; Serrano &amp; Smith, 2019). While on the other hand, some studies have discovered how attention in neural models captures several linguistic notions of syntax and coreference (Vig &amp; Belinkov, 2019; Clark et al., 2019; Tenney et al., 2019). Amid such contrasting views arises a need to understand the attention mechanism more systematically. In this paper, we attempt to fill this gap by giving a comprehensive explanation which justifies both kinds of observations.</w:t>
      </w:r>
      <w:r w:rsidR="00AC6CA4">
        <w:fldChar w:fldCharType="begin"/>
      </w:r>
      <w:r w:rsidR="00AC6CA4">
        <w:instrText xml:space="preserve"> REF _Ref54134293 \r \h </w:instrText>
      </w:r>
      <w:r w:rsidR="00AC6CA4">
        <w:fldChar w:fldCharType="separate"/>
      </w:r>
      <w:r w:rsidR="00AC6CA4">
        <w:t>[5]</w:t>
      </w:r>
      <w:r w:rsidR="00AC6CA4">
        <w:fldChar w:fldCharType="end"/>
      </w:r>
    </w:p>
    <w:p w14:paraId="0F9862DD" w14:textId="0DBECB98" w:rsidR="00CF3EFD" w:rsidRPr="00CF3EFD" w:rsidRDefault="00CF3EFD" w:rsidP="00E1608C">
      <w:pPr>
        <w:pStyle w:val="4"/>
        <w:rPr>
          <w:rFonts w:ascii="Times New Roman" w:hAnsi="Times New Roman"/>
        </w:rPr>
      </w:pPr>
      <w:r>
        <w:t>Self-</w:t>
      </w:r>
      <w:r w:rsidR="004E49E9">
        <w:t>attention-based</w:t>
      </w:r>
      <w:r>
        <w:t xml:space="preserve"> models</w:t>
      </w:r>
      <w:r w:rsidRPr="00CF3EFD">
        <w:t xml:space="preserve"> </w:t>
      </w:r>
    </w:p>
    <w:p w14:paraId="34C586EF" w14:textId="6B9537BF" w:rsidR="00312E67" w:rsidRDefault="00E1608C" w:rsidP="003253D3">
      <w:r>
        <w:t>There are</w:t>
      </w:r>
      <w:r w:rsidRPr="00E1608C">
        <w:t xml:space="preserve"> three categories of tasks</w:t>
      </w:r>
      <w:r>
        <w:t xml:space="preserve"> on s</w:t>
      </w:r>
      <w:r w:rsidRPr="00E1608C">
        <w:t>elf-</w:t>
      </w:r>
      <w:r w:rsidR="004E49E9" w:rsidRPr="00E1608C">
        <w:t>attention-based</w:t>
      </w:r>
      <w:r w:rsidRPr="00E1608C">
        <w:t xml:space="preserve"> models</w:t>
      </w:r>
      <w:r>
        <w:t>.</w:t>
      </w:r>
      <w:r w:rsidRPr="00E1608C">
        <w:t xml:space="preserve"> For single and pair sequence tasks, we fine-tune pre-trained BERT</w:t>
      </w:r>
      <w:r>
        <w:t xml:space="preserve"> </w:t>
      </w:r>
      <w:r w:rsidRPr="00E1608C">
        <w:t>model</w:t>
      </w:r>
      <w:r w:rsidR="00242B11">
        <w:fldChar w:fldCharType="begin"/>
      </w:r>
      <w:r w:rsidR="00242B11">
        <w:instrText xml:space="preserve"> REF _Ref54133633 \r \h </w:instrText>
      </w:r>
      <w:r w:rsidR="00242B11">
        <w:fldChar w:fldCharType="separate"/>
      </w:r>
      <w:r w:rsidR="00AC6CA4">
        <w:t>[7]</w:t>
      </w:r>
      <w:r w:rsidR="00242B11">
        <w:fldChar w:fldCharType="end"/>
      </w:r>
      <w:r w:rsidRPr="00E1608C">
        <w:t xml:space="preserve"> on the downstream task. In pair sequence tasks, instead of independently encoding each text, we concatenate both separated by a delimiter and pass it to BERT model. Finally, the embedding corresponding to</w:t>
      </w:r>
      <w:r>
        <w:t xml:space="preserve"> </w:t>
      </w:r>
      <w:r w:rsidRPr="00E1608C">
        <w:t>token is fed to a feed-forward network for prediction. For neural machine translation, we use Transformer model proposed by Vaswani et al. (2017)</w:t>
      </w:r>
      <w:r>
        <w:fldChar w:fldCharType="begin"/>
      </w:r>
      <w:r>
        <w:instrText xml:space="preserve"> REF _Ref54133096 \r \h </w:instrText>
      </w:r>
      <w:r>
        <w:fldChar w:fldCharType="separate"/>
      </w:r>
      <w:r w:rsidR="00AC6CA4">
        <w:t>[6]</w:t>
      </w:r>
      <w:r>
        <w:fldChar w:fldCharType="end"/>
      </w:r>
      <w:r w:rsidRPr="00E1608C">
        <w:t xml:space="preserve"> with base configuration.</w:t>
      </w:r>
    </w:p>
    <w:p w14:paraId="6CA8A6D9" w14:textId="62953336" w:rsidR="00312E67" w:rsidRDefault="00312E67" w:rsidP="001C36C6">
      <w:pPr>
        <w:pStyle w:val="3"/>
      </w:pPr>
      <w:r w:rsidRPr="00312E67">
        <w:lastRenderedPageBreak/>
        <w:t>Transformer</w:t>
      </w:r>
      <w:r>
        <w:t xml:space="preserve"> model </w:t>
      </w:r>
    </w:p>
    <w:p w14:paraId="10DA9981" w14:textId="7BE2EB84" w:rsidR="00312E67" w:rsidRPr="00312E67" w:rsidRDefault="00312E67" w:rsidP="00312E67">
      <w:pPr>
        <w:pStyle w:val="4"/>
      </w:pPr>
      <w:r w:rsidRPr="00413485">
        <w:t>Introduction</w:t>
      </w:r>
    </w:p>
    <w:p w14:paraId="5E74E53D" w14:textId="5757D6EE" w:rsidR="00312E67" w:rsidRDefault="00312E67" w:rsidP="00312E67">
      <w:r w:rsidRPr="00312E67">
        <w:t>Recurrent neural networks, long short-term memory and gated recurrent</w:t>
      </w:r>
      <w:r>
        <w:t xml:space="preserve"> </w:t>
      </w:r>
      <w:r w:rsidRPr="00312E67">
        <w:t xml:space="preserve">neural networks in particular, have been firmly established as </w:t>
      </w:r>
      <w:r w:rsidR="00F64CD1" w:rsidRPr="00312E67">
        <w:t>state-of-the-art</w:t>
      </w:r>
      <w:r w:rsidRPr="00312E67">
        <w:t xml:space="preserve"> approaches in sequence modeling and transduction problems such as language modeling and machine translation. Numerous efforts have since continued to push the boundaries of recurrent language models and encoder-decoder architectures. </w:t>
      </w:r>
    </w:p>
    <w:p w14:paraId="749FA3ED" w14:textId="39D808C7" w:rsidR="00312E67" w:rsidRDefault="00312E67" w:rsidP="00312E67">
      <w:r>
        <w:t xml:space="preserve">Recurrent models typically factor computation along the symbol positions of the input and output sequences. Aligning the positions to steps in computation time, they generate a sequence of hidden states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as a function of the previous hidden state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t xml:space="preserve"> and the input for position </w:t>
      </w:r>
      <m:oMath>
        <m:r>
          <w:rPr>
            <w:rFonts w:ascii="Cambria Math" w:hAnsi="Cambria Math"/>
          </w:rPr>
          <m:t>t</m:t>
        </m:r>
      </m:oMath>
      <w:r>
        <w:t>. This inherently sequential nature precludes parallelization within training examples, which becomes critical at longer sequence lengths, as memory constraints limit batching across examples. Recent work has achieved significant improvements in computational efficiency through factorization tricks and conditional computation, while also improving model performance in case of the latter. The fundamental constraint of sequential computation, however, remains.</w:t>
      </w:r>
    </w:p>
    <w:p w14:paraId="2B60BF46" w14:textId="4902B617" w:rsidR="00312E67" w:rsidRDefault="00312E67" w:rsidP="00312E67">
      <w:r>
        <w:t>Attention mechanisms have become an integral part of compelling sequence modeling and transduction models in various tasks, allowing modeling of dependencies without regard to their distance in the input or output sequences. In all but a few cases, however, such attention mechanisms are used in conjunction with a recurrent network.</w:t>
      </w:r>
    </w:p>
    <w:p w14:paraId="395100BC" w14:textId="777F2093" w:rsidR="00312E67" w:rsidRDefault="00312E67" w:rsidP="00312E67">
      <w:r>
        <w:t>In the paper,</w:t>
      </w:r>
      <w:r w:rsidRPr="00312E67">
        <w:rPr>
          <w:rFonts w:ascii="Candara" w:hAnsi="Candara"/>
          <w:i/>
          <w:iCs/>
        </w:rPr>
        <w:t xml:space="preserve"> Attention Is All You Need</w:t>
      </w:r>
      <w:r>
        <w:t xml:space="preserve">, the authors propose the Transformer, a model architecture eschewing recurrence and instead relying entirely on an attention mechanism to draw global dependencies between input and output. </w:t>
      </w:r>
    </w:p>
    <w:p w14:paraId="102D9F3C" w14:textId="30AAF596" w:rsidR="00312E67" w:rsidRPr="00312E67" w:rsidRDefault="00F64CD1" w:rsidP="00F64CD1">
      <w:pPr>
        <w:pStyle w:val="4"/>
      </w:pPr>
      <w:r>
        <w:lastRenderedPageBreak/>
        <w:t>Model architecture</w:t>
      </w:r>
    </w:p>
    <w:p w14:paraId="1444CBA3" w14:textId="6FE2571C" w:rsidR="00312E67" w:rsidRDefault="00312E67" w:rsidP="00312E67">
      <w:pPr>
        <w:jc w:val="center"/>
        <w:rPr>
          <w:rFonts w:ascii="Times New Roman" w:hAnsi="Times New Roman"/>
          <w:sz w:val="24"/>
        </w:rPr>
      </w:pPr>
      <w:r w:rsidRPr="00312E67">
        <w:rPr>
          <w:rFonts w:ascii="Times New Roman" w:hAnsi="Times New Roman"/>
          <w:sz w:val="24"/>
        </w:rPr>
        <w:fldChar w:fldCharType="begin"/>
      </w:r>
      <w:r w:rsidRPr="00312E67">
        <w:rPr>
          <w:rFonts w:ascii="Times New Roman" w:hAnsi="Times New Roman"/>
          <w:sz w:val="24"/>
        </w:rPr>
        <w:instrText xml:space="preserve"> INCLUDEPICTURE "/var/folders/07/5gyybmls1nj9nlqcsrv7r80c0000gn/T/com.microsoft.Word/WebArchiveCopyPasteTempFiles/page3image23422928" \* MERGEFORMATINET </w:instrText>
      </w:r>
      <w:r w:rsidRPr="00312E67">
        <w:rPr>
          <w:rFonts w:ascii="Times New Roman" w:hAnsi="Times New Roman"/>
          <w:sz w:val="24"/>
        </w:rPr>
        <w:fldChar w:fldCharType="separate"/>
      </w:r>
      <w:r w:rsidRPr="00312E67">
        <w:rPr>
          <w:rFonts w:ascii="Times New Roman" w:hAnsi="Times New Roman"/>
          <w:noProof/>
          <w:sz w:val="24"/>
        </w:rPr>
        <w:drawing>
          <wp:inline distT="0" distB="0" distL="0" distR="0" wp14:anchorId="3933D37A" wp14:editId="45C7CB59">
            <wp:extent cx="2771140" cy="4086860"/>
            <wp:effectExtent l="0" t="0" r="0" b="2540"/>
            <wp:docPr id="93" name="图片 93" descr="page3image2342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page3image234229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140" cy="4086860"/>
                    </a:xfrm>
                    <a:prstGeom prst="rect">
                      <a:avLst/>
                    </a:prstGeom>
                    <a:noFill/>
                    <a:ln>
                      <a:noFill/>
                    </a:ln>
                  </pic:spPr>
                </pic:pic>
              </a:graphicData>
            </a:graphic>
          </wp:inline>
        </w:drawing>
      </w:r>
      <w:r w:rsidRPr="00312E67">
        <w:rPr>
          <w:rFonts w:ascii="Times New Roman" w:hAnsi="Times New Roman"/>
          <w:sz w:val="24"/>
        </w:rPr>
        <w:fldChar w:fldCharType="end"/>
      </w:r>
    </w:p>
    <w:p w14:paraId="5934CFC5" w14:textId="0669FA16" w:rsidR="00312E67" w:rsidRPr="004E0C34" w:rsidRDefault="00312E67" w:rsidP="004E0C34">
      <w:pPr>
        <w:pStyle w:val="a3"/>
        <w:numPr>
          <w:ilvl w:val="0"/>
          <w:numId w:val="16"/>
        </w:numPr>
        <w:ind w:firstLineChars="0"/>
        <w:jc w:val="center"/>
        <w:rPr>
          <w:rFonts w:ascii="Times New Roman" w:hAnsi="Times New Roman"/>
          <w:sz w:val="24"/>
        </w:rPr>
      </w:pPr>
      <w:r w:rsidRPr="004E0C34">
        <w:rPr>
          <w:rFonts w:ascii="Times New Roman" w:hAnsi="Times New Roman"/>
          <w:sz w:val="24"/>
        </w:rPr>
        <w:t>The Transformer - model architecture.</w:t>
      </w:r>
    </w:p>
    <w:p w14:paraId="1F1C21C8" w14:textId="57D8769F" w:rsidR="00312E67" w:rsidRDefault="00312E67" w:rsidP="00312E67">
      <w:r>
        <w:t xml:space="preserve">Most competitive neural sequence transduction models have an encoder-decoder structure. Here, the encoder maps an input sequence of symbol representations </w:t>
      </w:r>
      <m:oMath>
        <m:r>
          <w:rPr>
            <w:rFonts w:ascii="Cambria Math" w:hAnsi="Cambria Math"/>
          </w:rPr>
          <m:t>(x1,...,xn)</m:t>
        </m:r>
      </m:oMath>
      <w:r>
        <w:t xml:space="preserve"> to a sequence of continuous representations </w:t>
      </w:r>
      <m:oMath>
        <m:r>
          <w:rPr>
            <w:rFonts w:ascii="Cambria Math" w:hAnsi="Cambria Math"/>
          </w:rPr>
          <m:t>z = (z1,...,zn)</m:t>
        </m:r>
      </m:oMath>
      <w:r>
        <w:t>. Given</w:t>
      </w:r>
      <m:oMath>
        <m:r>
          <w:rPr>
            <w:rFonts w:ascii="Cambria Math" w:hAnsi="Cambria Math"/>
          </w:rPr>
          <m:t xml:space="preserve"> z</m:t>
        </m:r>
      </m:oMath>
      <w:r>
        <w:t>, the decoder then generates an output sequence</w:t>
      </w:r>
      <m:oMath>
        <m:r>
          <w:rPr>
            <w:rFonts w:ascii="Cambria Math" w:hAnsi="Cambria Math"/>
          </w:rPr>
          <m:t xml:space="preserve"> (y1, ..., ym) </m:t>
        </m:r>
      </m:oMath>
      <w:r>
        <w:t>of symbols one element at a time. At each step the model is auto-regressive, consuming the previously generated symbols as additional input when generating the next.</w:t>
      </w:r>
    </w:p>
    <w:p w14:paraId="1548BEF0" w14:textId="3F679461" w:rsidR="00312E67" w:rsidRDefault="00312E67" w:rsidP="00312E67">
      <w:r>
        <w:t xml:space="preserve">The Transformer follows this overall architecture using stacked self-attention and point-wise, fully connected layers for both the encoder and decoder, shown in the left and right halves of Figure </w:t>
      </w:r>
      <w:r w:rsidR="00F64CD1">
        <w:t>?</w:t>
      </w:r>
      <w:r>
        <w:t>, respectively.</w:t>
      </w:r>
    </w:p>
    <w:p w14:paraId="22D1C964" w14:textId="03B42402" w:rsidR="00312E67" w:rsidRDefault="00312E67" w:rsidP="00F64CD1">
      <w:pPr>
        <w:pStyle w:val="5"/>
      </w:pPr>
      <w:r>
        <w:t>Encoder and Decoder Stacks</w:t>
      </w:r>
    </w:p>
    <w:p w14:paraId="08B5E756" w14:textId="098F568E" w:rsidR="00312E67" w:rsidRDefault="00312E67" w:rsidP="00F64CD1">
      <w:pPr>
        <w:pStyle w:val="a3"/>
        <w:numPr>
          <w:ilvl w:val="0"/>
          <w:numId w:val="14"/>
        </w:numPr>
        <w:ind w:firstLineChars="0"/>
      </w:pPr>
      <w:r w:rsidRPr="00F64CD1">
        <w:rPr>
          <w:b/>
          <w:bCs/>
        </w:rPr>
        <w:t>Encoder:</w:t>
      </w:r>
      <w:r>
        <w:t xml:space="preserve"> The encoder is composed of a stack of </w:t>
      </w:r>
      <m:oMath>
        <m:r>
          <w:rPr>
            <w:rFonts w:ascii="Cambria Math" w:hAnsi="Cambria Math"/>
          </w:rPr>
          <m:t>N = 6</m:t>
        </m:r>
      </m:oMath>
      <w:r>
        <w:t xml:space="preserve"> identical layers. Each layer has two</w:t>
      </w:r>
      <w:r w:rsidR="00F64CD1">
        <w:rPr>
          <w:rFonts w:hint="eastAsia"/>
        </w:rPr>
        <w:t xml:space="preserve"> </w:t>
      </w:r>
      <w:r>
        <w:t xml:space="preserve">sub-layers. The first is a multi-head self-attention mechanism, and the second is a simple, position-wise fully connected feed-forward network. We employ a residual connection [10] around each of the two sub-layers, followed by layer normalization [1]. That is, the output of each sub-layer is </w:t>
      </w:r>
      <m:oMath>
        <m:r>
          <w:rPr>
            <w:rFonts w:ascii="Cambria Math" w:hAnsi="Cambria Math"/>
          </w:rPr>
          <m:t>LayerNorm(x + Sublayer(x))</m:t>
        </m:r>
      </m:oMath>
      <w:r>
        <w:t xml:space="preserve">, where </w:t>
      </w:r>
      <m:oMath>
        <m:r>
          <w:rPr>
            <w:rFonts w:ascii="Cambria Math" w:hAnsi="Cambria Math"/>
          </w:rPr>
          <m:t>Sublayer(x)</m:t>
        </m:r>
      </m:oMath>
      <w:r>
        <w:t xml:space="preserve"> is the function implemented by the sub-layer itself. To facilitate these </w:t>
      </w:r>
      <w:r>
        <w:lastRenderedPageBreak/>
        <w:t xml:space="preserve">residual connections, all sub-layers in the model, as well as the embedding layers, produce outputs of dimension </w:t>
      </w:r>
      <m:oMath>
        <m:r>
          <w:rPr>
            <w:rFonts w:ascii="Cambria Math" w:hAnsi="Cambria Math"/>
          </w:rPr>
          <m:t>dmodel = 512.</m:t>
        </m:r>
      </m:oMath>
    </w:p>
    <w:p w14:paraId="457881B8" w14:textId="10832767" w:rsidR="00312E67" w:rsidRDefault="00312E67" w:rsidP="00F64CD1">
      <w:pPr>
        <w:pStyle w:val="a3"/>
        <w:numPr>
          <w:ilvl w:val="0"/>
          <w:numId w:val="14"/>
        </w:numPr>
        <w:ind w:firstLineChars="0"/>
      </w:pPr>
      <w:r w:rsidRPr="00F64CD1">
        <w:rPr>
          <w:b/>
          <w:bCs/>
        </w:rPr>
        <w:t xml:space="preserve">Decoder: </w:t>
      </w:r>
      <w:r>
        <w:t>The decoder is also composed of a stack of</w:t>
      </w:r>
      <m:oMath>
        <m:r>
          <w:rPr>
            <w:rFonts w:ascii="Cambria Math" w:hAnsi="Cambria Math"/>
          </w:rPr>
          <m:t xml:space="preserve"> N = 6</m:t>
        </m:r>
      </m:oMath>
      <w:r>
        <w:t xml:space="preserve">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m:oMath>
        <m:r>
          <w:rPr>
            <w:rFonts w:ascii="Cambria Math" w:hAnsi="Cambria Math"/>
          </w:rPr>
          <m:t>i</m:t>
        </m:r>
      </m:oMath>
      <w:r>
        <w:t xml:space="preserve"> can depend only on the known outputs at positions less than</w:t>
      </w:r>
      <m:oMath>
        <m:r>
          <w:rPr>
            <w:rFonts w:ascii="Cambria Math" w:hAnsi="Cambria Math"/>
          </w:rPr>
          <m:t xml:space="preserve"> i</m:t>
        </m:r>
      </m:oMath>
      <w:r>
        <w:t>.</w:t>
      </w:r>
    </w:p>
    <w:p w14:paraId="3B154184" w14:textId="128B535E" w:rsidR="00312E67" w:rsidRDefault="00312E67" w:rsidP="00F64CD1">
      <w:pPr>
        <w:pStyle w:val="5"/>
      </w:pPr>
      <w:r>
        <w:t>Attention</w:t>
      </w:r>
    </w:p>
    <w:p w14:paraId="397F3E58" w14:textId="77777777" w:rsidR="00312E67" w:rsidRDefault="00312E67" w:rsidP="00312E67">
      <w:r>
        <w:t>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p>
    <w:p w14:paraId="61878431" w14:textId="0609F26D" w:rsidR="00312E67" w:rsidRDefault="00312E67" w:rsidP="00F64CD1">
      <w:pPr>
        <w:pStyle w:val="5"/>
      </w:pPr>
      <w:r>
        <w:t>Scaled Dot-Product Attention</w:t>
      </w:r>
    </w:p>
    <w:p w14:paraId="684287DF" w14:textId="35361C3B" w:rsidR="00F64CD1" w:rsidRDefault="00F64CD1" w:rsidP="00F64CD1">
      <w:pPr>
        <w:jc w:val="center"/>
      </w:pPr>
      <w:r w:rsidRPr="00F64CD1">
        <w:rPr>
          <w:noProof/>
        </w:rPr>
        <w:drawing>
          <wp:inline distT="0" distB="0" distL="0" distR="0" wp14:anchorId="40C7D9D5" wp14:editId="7CB0CFC3">
            <wp:extent cx="5274310" cy="2700655"/>
            <wp:effectExtent l="0" t="0" r="0" b="4445"/>
            <wp:docPr id="94" name="图片 9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图示&#10;&#10;描述已自动生成"/>
                    <pic:cNvPicPr/>
                  </pic:nvPicPr>
                  <pic:blipFill>
                    <a:blip r:embed="rId16"/>
                    <a:stretch>
                      <a:fillRect/>
                    </a:stretch>
                  </pic:blipFill>
                  <pic:spPr>
                    <a:xfrm>
                      <a:off x="0" y="0"/>
                      <a:ext cx="5274310" cy="2700655"/>
                    </a:xfrm>
                    <a:prstGeom prst="rect">
                      <a:avLst/>
                    </a:prstGeom>
                  </pic:spPr>
                </pic:pic>
              </a:graphicData>
            </a:graphic>
          </wp:inline>
        </w:drawing>
      </w:r>
    </w:p>
    <w:p w14:paraId="77E5CAD6" w14:textId="415F6B87" w:rsidR="00F64CD1" w:rsidRDefault="00F64CD1" w:rsidP="004E0C34">
      <w:pPr>
        <w:pStyle w:val="a3"/>
        <w:numPr>
          <w:ilvl w:val="0"/>
          <w:numId w:val="16"/>
        </w:numPr>
        <w:ind w:firstLineChars="0"/>
        <w:jc w:val="center"/>
      </w:pPr>
      <w:r w:rsidRPr="00F64CD1">
        <w:t>(left) Scaled Dot-Product Attention. (right) Multi-Head Attention consists of several attention layers running in parallel.</w:t>
      </w:r>
    </w:p>
    <w:p w14:paraId="6754099B" w14:textId="77777777" w:rsidR="00F64CD1" w:rsidRDefault="00F64CD1" w:rsidP="00F64CD1">
      <w:pPr>
        <w:jc w:val="center"/>
      </w:pPr>
    </w:p>
    <w:p w14:paraId="1BF631E5" w14:textId="64382A2E" w:rsidR="00F64CD1" w:rsidRDefault="00F64CD1" w:rsidP="00F64CD1">
      <w:r>
        <w:t xml:space="preserve">We call our particular attention "Scaled Dot-Product Attention" (Figure ?). The input consists of queries and keys of dimension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and values of dimension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t>. We compute the dot products of the</w:t>
      </w:r>
      <w:r>
        <w:rPr>
          <w:rFonts w:hint="eastAsia"/>
        </w:rPr>
        <w:t xml:space="preserve"> </w:t>
      </w:r>
      <w:r>
        <w:t>query with all keys, divide each by</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t>, and apply a softmax function to obtain the weights on the</w:t>
      </w:r>
      <w:r w:rsidR="00174D5D">
        <w:t xml:space="preserve"> values.</w:t>
      </w:r>
    </w:p>
    <w:p w14:paraId="4017C792" w14:textId="2D41E71A" w:rsidR="00F64CD1" w:rsidRDefault="00F64CD1" w:rsidP="00F64CD1">
      <w:r>
        <w:lastRenderedPageBreak/>
        <w:t xml:space="preserve">In practice, we compute the attention function on a set of queries simultaneously, packed together into a matrix </w:t>
      </w:r>
      <m:oMath>
        <m:r>
          <w:rPr>
            <w:rFonts w:ascii="Cambria Math" w:hAnsi="Cambria Math"/>
          </w:rPr>
          <m:t>Q</m:t>
        </m:r>
      </m:oMath>
      <w:r>
        <w:t xml:space="preserve">. The keys and values are also packed together into matrices </w:t>
      </w:r>
      <m:oMath>
        <m:r>
          <w:rPr>
            <w:rFonts w:ascii="Cambria Math" w:hAnsi="Cambria Math"/>
          </w:rPr>
          <m:t>K</m:t>
        </m:r>
      </m:oMath>
      <w:r>
        <w:t xml:space="preserve"> and </w:t>
      </w:r>
      <m:oMath>
        <m:r>
          <w:rPr>
            <w:rFonts w:ascii="Cambria Math" w:hAnsi="Cambria Math"/>
          </w:rPr>
          <m:t>V</m:t>
        </m:r>
      </m:oMath>
      <w:r>
        <w:t xml:space="preserve"> . We compute the matrix of outputs as:</w:t>
      </w:r>
    </w:p>
    <w:p w14:paraId="6B500A72" w14:textId="293DB90E" w:rsidR="00F64CD1" w:rsidRDefault="00174D5D" w:rsidP="00F64CD1">
      <m:oMathPara>
        <m:oMath>
          <m:r>
            <w:rPr>
              <w:rFonts w:ascii="Cambria Math" w:hAnsi="Cambria Math"/>
            </w:rPr>
            <m:t xml:space="preserve">Attention(Q, K, V ) = softmax( </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632E5C36" w14:textId="490A2C85" w:rsidR="00F64CD1" w:rsidRDefault="00F64CD1" w:rsidP="00F64CD1">
      <w:r>
        <w:t>The two most commonly used attention functions are additive attention, and dot-product (multi-plicative) attention. Dot-product attention is identical to our algorithm, except for the scaling factor</w:t>
      </w:r>
      <w:r w:rsidR="00174D5D">
        <w:t xml:space="preserve"> of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oMath>
      <w:r w:rsidR="00174D5D">
        <w:rPr>
          <w:rFonts w:hint="eastAsia"/>
        </w:rPr>
        <w:t>.</w:t>
      </w:r>
      <w:r w:rsidR="00174D5D">
        <w:t xml:space="preserve"> </w:t>
      </w:r>
      <w:r w:rsidR="00174D5D" w:rsidRPr="00174D5D">
        <w:t>Additive attention computes the compatibility function using a feed-forward network with</w:t>
      </w:r>
      <w:r w:rsidR="00174D5D">
        <w:t xml:space="preserve"> </w:t>
      </w:r>
      <w:r>
        <w:t>a single hidden layer. While the two are similar in theoretical complexity, dot-product attention is</w:t>
      </w:r>
      <w:r w:rsidR="00174D5D">
        <w:rPr>
          <w:rFonts w:hint="eastAsia"/>
        </w:rPr>
        <w:t xml:space="preserve"> </w:t>
      </w:r>
      <w:r>
        <w:t>much faster and more space-efficient in practice, since it can be implemented using highly optimized matrix multiplication code.</w:t>
      </w:r>
    </w:p>
    <w:p w14:paraId="76D62696" w14:textId="05D123D2" w:rsidR="00174D5D" w:rsidRDefault="00F64CD1" w:rsidP="00F64CD1">
      <w:r>
        <w:t xml:space="preserve">While for small values of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the two mechanisms perform similarly, additive attention outperforms</w:t>
      </w:r>
      <w:r w:rsidR="00174D5D">
        <w:rPr>
          <w:rFonts w:hint="eastAsia"/>
        </w:rPr>
        <w:t xml:space="preserve"> </w:t>
      </w:r>
      <w:r>
        <w:t>dot product attention without scaling for larger values of</w:t>
      </w:r>
      <w:r w:rsidR="00174D5D">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We suspect that for large values of</w:t>
      </w:r>
      <w:r w:rsidR="00174D5D">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the dot products grow large in magnitude, pushing the softmax function into regions where it has 41extremely small gradients. To counteract this effect, we scale the dot products by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oMath>
      <w:r w:rsidR="00174D5D">
        <w:rPr>
          <w:rFonts w:hint="eastAsia"/>
        </w:rPr>
        <w:t>.</w:t>
      </w:r>
    </w:p>
    <w:p w14:paraId="0B93A280" w14:textId="10934780" w:rsidR="00F64CD1" w:rsidRDefault="00F64CD1" w:rsidP="00174D5D">
      <w:pPr>
        <w:pStyle w:val="5"/>
      </w:pPr>
      <w:r>
        <w:t>Multi-Head Attention</w:t>
      </w:r>
    </w:p>
    <w:p w14:paraId="25C24B35" w14:textId="483F396A" w:rsidR="00F64CD1" w:rsidRDefault="00F64CD1" w:rsidP="00F64CD1">
      <w:r>
        <w:t xml:space="preserve">Instead of performing a single attention function with </w:t>
      </w:r>
      <m:oMath>
        <m:r>
          <w:rPr>
            <w:rFonts w:ascii="Cambria Math" w:hAnsi="Cambria Math"/>
          </w:rPr>
          <m:t>dmodel</m:t>
        </m:r>
      </m:oMath>
      <w:r>
        <w:t xml:space="preserve">-dimensional keys, values and queries, we found it beneficial to linearly project the queries, keys and values h times with different, learned linear projections to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t xml:space="preserve"> dimensions, respectively. On each of these projected versions of queries, keys and values we then perform the attention function in parallel, yielding </w:t>
      </w:r>
      <m:oMath>
        <m:sSub>
          <m:sSubPr>
            <m:ctrlPr>
              <w:rPr>
                <w:rFonts w:ascii="Cambria Math" w:hAnsi="Cambria Math"/>
                <w:i/>
              </w:rPr>
            </m:ctrlPr>
          </m:sSubPr>
          <m:e>
            <m:r>
              <w:rPr>
                <w:rFonts w:ascii="Cambria Math" w:hAnsi="Cambria Math"/>
              </w:rPr>
              <m:t>d</m:t>
            </m:r>
          </m:e>
          <m:sub>
            <m:r>
              <w:rPr>
                <w:rFonts w:ascii="Cambria Math" w:hAnsi="Cambria Math"/>
              </w:rPr>
              <m:t>v</m:t>
            </m:r>
          </m:sub>
        </m:sSub>
      </m:oMath>
      <w:r>
        <w:t xml:space="preserve">-dimensional output values. These are concatenated and once again projected, resulting in the final values, as depicted in Figure </w:t>
      </w:r>
      <w:r w:rsidR="00174D5D">
        <w:t>?</w:t>
      </w:r>
      <w:r>
        <w:t>.</w:t>
      </w:r>
    </w:p>
    <w:p w14:paraId="4CCE590C" w14:textId="3C8A76E4" w:rsidR="00F64CD1" w:rsidRDefault="00F64CD1" w:rsidP="00F64CD1">
      <w:r>
        <w:t>Multi-head attention allows the model to jointly attend to information from different representation subspaces at different positions. With a single attention head, averaging inhibits this.</w:t>
      </w:r>
    </w:p>
    <w:p w14:paraId="761B106B" w14:textId="05B1B080" w:rsidR="00174D5D" w:rsidRDefault="00174D5D" w:rsidP="00174D5D">
      <m:oMathPara>
        <m:oMath>
          <m:r>
            <w:rPr>
              <w:rFonts w:ascii="Cambria Math" w:hAnsi="Cambria Math"/>
            </w:rPr>
            <m:t xml:space="preserve">MultiHead(Q, K, V ) = Concat(head1, ..., </m:t>
          </m:r>
          <m:r>
            <w:rPr>
              <w:rFonts w:ascii="Cambria Math" w:hAnsi="Cambria Math"/>
            </w:rPr>
            <m:t>headh)</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6B91A368" w14:textId="75C90F1E" w:rsidR="00174D5D" w:rsidRPr="00174D5D" w:rsidRDefault="00174D5D" w:rsidP="00174D5D">
      <w:pPr>
        <w:jc w:val="center"/>
      </w:pPr>
      <w:r>
        <w:t xml:space="preserve">where </w:t>
      </w:r>
      <m:oMath>
        <m:r>
          <w:rPr>
            <w:rFonts w:ascii="Cambria Math" w:hAnsi="Cambria Math"/>
          </w:rPr>
          <m:t>headi = Attention(</m:t>
        </m:r>
        <m:sSup>
          <m:sSupPr>
            <m:ctrlPr>
              <w:rPr>
                <w:rFonts w:ascii="Cambria Math" w:hAnsi="Cambria Math"/>
                <w:i/>
              </w:rPr>
            </m:ctrlPr>
          </m:sSupPr>
          <m:e>
            <m:r>
              <w:rPr>
                <w:rFonts w:ascii="Cambria Math" w:hAnsi="Cambria Math"/>
              </w:rPr>
              <m:t>QWi</m:t>
            </m:r>
          </m:e>
          <m:sup>
            <m:r>
              <w:rPr>
                <w:rFonts w:ascii="Cambria Math" w:hAnsi="Cambria Math"/>
              </w:rPr>
              <m:t>Q</m:t>
            </m:r>
          </m:sup>
        </m:sSup>
        <m:r>
          <w:rPr>
            <w:rFonts w:ascii="Cambria Math" w:hAnsi="Cambria Math"/>
          </w:rPr>
          <m:t xml:space="preserve"> , </m:t>
        </m:r>
        <m:sSup>
          <m:sSupPr>
            <m:ctrlPr>
              <w:rPr>
                <w:rFonts w:ascii="Cambria Math" w:hAnsi="Cambria Math"/>
                <w:i/>
              </w:rPr>
            </m:ctrlPr>
          </m:sSupPr>
          <m:e>
            <m:r>
              <w:rPr>
                <w:rFonts w:ascii="Cambria Math" w:hAnsi="Cambria Math"/>
              </w:rPr>
              <m:t>KWi</m:t>
            </m:r>
          </m:e>
          <m:sup>
            <m:r>
              <w:rPr>
                <w:rFonts w:ascii="Cambria Math" w:hAnsi="Cambria Math"/>
              </w:rPr>
              <m:t>K</m:t>
            </m:r>
          </m:sup>
        </m:sSup>
        <m:r>
          <w:rPr>
            <w:rFonts w:ascii="Cambria Math" w:hAnsi="Cambria Math"/>
          </w:rPr>
          <m:t xml:space="preserve"> ,</m:t>
        </m:r>
        <m:sSup>
          <m:sSupPr>
            <m:ctrlPr>
              <w:rPr>
                <w:rFonts w:ascii="Cambria Math" w:hAnsi="Cambria Math"/>
                <w:i/>
              </w:rPr>
            </m:ctrlPr>
          </m:sSupPr>
          <m:e>
            <m:r>
              <w:rPr>
                <w:rFonts w:ascii="Cambria Math" w:hAnsi="Cambria Math"/>
              </w:rPr>
              <m:t xml:space="preserve"> VWi</m:t>
            </m:r>
          </m:e>
          <m:sup>
            <m:r>
              <w:rPr>
                <w:rFonts w:ascii="Cambria Math" w:hAnsi="Cambria Math"/>
              </w:rPr>
              <m:t>V</m:t>
            </m:r>
          </m:sup>
        </m:sSup>
        <m:r>
          <w:rPr>
            <w:rFonts w:ascii="Cambria Math" w:hAnsi="Cambria Math"/>
          </w:rPr>
          <m:t xml:space="preserve"> )</m:t>
        </m:r>
      </m:oMath>
    </w:p>
    <w:p w14:paraId="4A2C13AD" w14:textId="598120EB" w:rsidR="00174D5D" w:rsidRDefault="00174D5D" w:rsidP="00174D5D">
      <w:r>
        <w:t>Where the projections are parameter matrices</w:t>
      </w:r>
      <w:r w:rsidR="0085158F">
        <w:t xml:space="preserve"> </w:t>
      </w:r>
      <m:oMath>
        <m:sSup>
          <m:sSupPr>
            <m:ctrlPr>
              <w:rPr>
                <w:rFonts w:ascii="Cambria Math" w:hAnsi="Cambria Math"/>
                <w:i/>
              </w:rPr>
            </m:ctrlPr>
          </m:sSupPr>
          <m:e>
            <m:r>
              <w:rPr>
                <w:rFonts w:ascii="Cambria Math" w:hAnsi="Cambria Math"/>
              </w:rPr>
              <m:t>Wi</m:t>
            </m:r>
          </m:e>
          <m:sup>
            <m:r>
              <w:rPr>
                <w:rFonts w:ascii="Cambria Math" w:hAnsi="Cambria Math"/>
              </w:rPr>
              <m:t>Q</m:t>
            </m:r>
          </m:sup>
        </m:sSup>
        <m:r>
          <w:rPr>
            <w:rFonts w:ascii="Cambria Math" w:hAnsi="Cambria Math"/>
          </w:rPr>
          <m:t xml:space="preserve"> </m:t>
        </m:r>
        <m:r>
          <w:rPr>
            <w:rFonts w:ascii="Cambria Math" w:hAnsi="Cambria Math" w:cs="Cambria Math"/>
          </w:rPr>
          <m:t>∈</m:t>
        </m:r>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 xml:space="preserve"> ×dk</m:t>
            </m:r>
          </m:sup>
        </m:sSup>
      </m:oMath>
      <w:r>
        <w:t xml:space="preserve">, </w:t>
      </w:r>
      <m:oMath>
        <m:sSup>
          <m:sSupPr>
            <m:ctrlPr>
              <w:rPr>
                <w:rFonts w:ascii="Cambria Math" w:hAnsi="Cambria Math"/>
                <w:i/>
              </w:rPr>
            </m:ctrlPr>
          </m:sSupPr>
          <m:e>
            <m:r>
              <w:rPr>
                <w:rFonts w:ascii="Cambria Math" w:hAnsi="Cambria Math"/>
              </w:rPr>
              <m:t>Wi</m:t>
            </m:r>
          </m:e>
          <m:sup>
            <m:r>
              <w:rPr>
                <w:rFonts w:ascii="Cambria Math" w:hAnsi="Cambria Math"/>
              </w:rPr>
              <m:t>K</m:t>
            </m:r>
          </m:sup>
        </m:sSup>
        <m:r>
          <w:rPr>
            <w:rFonts w:ascii="Cambria Math" w:hAnsi="Cambria Math"/>
          </w:rPr>
          <m:t xml:space="preserve"> </m:t>
        </m:r>
        <m:r>
          <w:rPr>
            <w:rFonts w:ascii="Cambria Math" w:hAnsi="Cambria Math" w:cs="Cambria Math"/>
          </w:rPr>
          <m:t>∈</m:t>
        </m:r>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 xml:space="preserve"> ×dk</m:t>
            </m:r>
          </m:sup>
        </m:sSup>
      </m:oMath>
      <w:r>
        <w:t xml:space="preserve"> </w:t>
      </w:r>
      <w:r w:rsidR="0085158F">
        <w:t xml:space="preserve">and </w:t>
      </w:r>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xml:space="preserve"> </m:t>
        </m:r>
        <m:r>
          <w:rPr>
            <w:rFonts w:ascii="Cambria Math" w:hAnsi="Cambria Math" w:cs="Cambria Math"/>
          </w:rPr>
          <m:t>∈</m:t>
        </m:r>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hdv×</m:t>
            </m:r>
            <m:sSub>
              <m:sSubPr>
                <m:ctrlPr>
                  <w:rPr>
                    <w:rFonts w:ascii="Cambria Math" w:hAnsi="Cambria Math"/>
                    <w:i/>
                  </w:rPr>
                </m:ctrlPr>
              </m:sSubPr>
              <m:e>
                <m:r>
                  <w:rPr>
                    <w:rFonts w:ascii="Cambria Math" w:hAnsi="Cambria Math"/>
                  </w:rPr>
                  <m:t>d</m:t>
                </m:r>
              </m:e>
              <m:sub>
                <m:r>
                  <w:rPr>
                    <w:rFonts w:ascii="Cambria Math" w:hAnsi="Cambria Math"/>
                  </w:rPr>
                  <m:t>model</m:t>
                </m:r>
              </m:sub>
            </m:sSub>
          </m:sup>
        </m:sSup>
      </m:oMath>
      <w:r>
        <w:t>.</w:t>
      </w:r>
    </w:p>
    <w:p w14:paraId="26FFEB70" w14:textId="0F822DB0" w:rsidR="00174D5D" w:rsidRPr="00F64CD1" w:rsidRDefault="00174D5D" w:rsidP="00174D5D">
      <w:r>
        <w:t>In this work we employ</w:t>
      </w:r>
      <m:oMath>
        <m:r>
          <w:rPr>
            <w:rFonts w:ascii="Cambria Math" w:hAnsi="Cambria Math"/>
          </w:rPr>
          <m:t xml:space="preserve"> h = </m:t>
        </m:r>
        <m:r>
          <w:rPr>
            <w:rFonts w:ascii="Cambria Math" w:hAnsi="Cambria Math"/>
          </w:rPr>
          <m:t xml:space="preserve">8 </m:t>
        </m:r>
      </m:oMath>
      <w:r>
        <w:t xml:space="preserve">parallel attention layers, or heads. For each of these we use </w:t>
      </w:r>
      <m:oMath>
        <m:r>
          <w:rPr>
            <w:rFonts w:ascii="Cambria Math" w:hAnsi="Cambria Math"/>
          </w:rPr>
          <m:t xml:space="preserve">dk = dv = </m:t>
        </m:r>
        <m:sSub>
          <m:sSubPr>
            <m:ctrlPr>
              <w:rPr>
                <w:rFonts w:ascii="Cambria Math" w:hAnsi="Cambria Math"/>
                <w:i/>
              </w:rPr>
            </m:ctrlPr>
          </m:sSubPr>
          <m:e>
            <m:r>
              <w:rPr>
                <w:rFonts w:ascii="Cambria Math" w:hAnsi="Cambria Math"/>
              </w:rPr>
              <m:t>d</m:t>
            </m:r>
          </m:e>
          <m:sub>
            <m:r>
              <w:rPr>
                <w:rFonts w:ascii="Cambria Math" w:hAnsi="Cambria Math"/>
              </w:rPr>
              <m:t>model</m:t>
            </m:r>
          </m:sub>
        </m:sSub>
        <m:r>
          <w:rPr>
            <w:rFonts w:ascii="Cambria Math" w:hAnsi="Cambria Math"/>
          </w:rPr>
          <m:t xml:space="preserve">/h = </m:t>
        </m:r>
        <m:r>
          <w:rPr>
            <w:rFonts w:ascii="Cambria Math" w:hAnsi="Cambria Math"/>
          </w:rPr>
          <m:t>64</m:t>
        </m:r>
      </m:oMath>
      <w:r>
        <w:t>. Due to the reduced dimension of each head, the total computational cost is similar to that of single-head attention with full dimensionality.</w:t>
      </w:r>
    </w:p>
    <w:p w14:paraId="10D706FE" w14:textId="77777777" w:rsidR="00312E67" w:rsidRDefault="00312E67" w:rsidP="00312E67">
      <w:pPr>
        <w:pStyle w:val="3"/>
      </w:pPr>
      <w:r>
        <w:lastRenderedPageBreak/>
        <w:t>BERT</w:t>
      </w:r>
    </w:p>
    <w:p w14:paraId="24340229" w14:textId="77777777" w:rsidR="00312E67" w:rsidRPr="003253D3" w:rsidRDefault="00312E67" w:rsidP="00312E67">
      <w:pPr>
        <w:pStyle w:val="4"/>
      </w:pPr>
      <w:r w:rsidRPr="00413485">
        <w:t>Introduction</w:t>
      </w:r>
    </w:p>
    <w:p w14:paraId="7A43A819" w14:textId="101F623A" w:rsidR="00312E67" w:rsidRDefault="00312E67" w:rsidP="00312E67">
      <w:r>
        <w:t>The full name of Bert is bidirectional encoder representation from Transformer model, that is, the encoder of bidirectional transformer, because the decoder can not obtain the information to be predicted. The main innovation of the model is pre train method, which uses masked LM and next sentence prediction to capture the representation of words and sentences respectively.</w:t>
      </w:r>
      <w:r>
        <w:rPr>
          <w:rFonts w:hint="eastAsia"/>
        </w:rPr>
        <w:t xml:space="preserve"> </w:t>
      </w:r>
      <w:r>
        <w:t>That is, the Bert is a pre-trained model based on transformer.</w:t>
      </w:r>
    </w:p>
    <w:p w14:paraId="1F0801C5" w14:textId="7BE1243A" w:rsidR="0085158F" w:rsidRDefault="0085158F" w:rsidP="00312E67">
      <w:r w:rsidRPr="0085158F">
        <w:t>We introduce BERT and its detailed implementation in this section. There are two steps in our framework: pre-training and fine-tuning. During pre-training, the model is trained on unlabeled data over different pre-training tasks. For finetuning, the BERT model is first initialized with the pre-trained parameters, and all of the parameters are fine-tuned using labeled data from the downstream tasks. Each downstream task has separate fine-tuned models, even though they are initialized with the same pre-trained parameters. The question-answering example in Figure 1 will serve as a running example for this section.</w:t>
      </w:r>
    </w:p>
    <w:p w14:paraId="2CE3AE3B" w14:textId="0737CC9F" w:rsidR="0085158F" w:rsidRDefault="0085158F" w:rsidP="00312E67">
      <w:r w:rsidRPr="0085158F">
        <w:t>A distinctive feature of BERT is its unified architecture across different tasks. There is minimal difference between the pre-trained architecture and the final downstream architecture.</w:t>
      </w:r>
    </w:p>
    <w:p w14:paraId="2BFD4D0F" w14:textId="141D5E2A" w:rsidR="0085158F" w:rsidRDefault="00617131" w:rsidP="00617131">
      <w:pPr>
        <w:pStyle w:val="5"/>
      </w:pPr>
      <w:r w:rsidRPr="00617131">
        <w:t>Model Architecture</w:t>
      </w:r>
    </w:p>
    <w:p w14:paraId="45B21F6A" w14:textId="403796D8" w:rsidR="00617131" w:rsidRDefault="00617131" w:rsidP="00617131">
      <w:pPr>
        <w:spacing w:before="100" w:beforeAutospacing="1" w:after="100" w:afterAutospacing="1"/>
        <w:jc w:val="left"/>
        <w:rPr>
          <w:rFonts w:ascii="Times New Roman" w:hAnsi="Times New Roman"/>
          <w:sz w:val="24"/>
        </w:rPr>
      </w:pPr>
      <w:r w:rsidRPr="00617131">
        <w:rPr>
          <w:rFonts w:ascii="Times New Roman" w:hAnsi="Times New Roman"/>
          <w:noProof/>
          <w:sz w:val="24"/>
        </w:rPr>
        <w:drawing>
          <wp:inline distT="0" distB="0" distL="0" distR="0" wp14:anchorId="780E8811" wp14:editId="3C48642B">
            <wp:extent cx="5274310" cy="2153920"/>
            <wp:effectExtent l="0" t="0" r="0" b="5080"/>
            <wp:docPr id="95" name="图片 95"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图形用户界面, 图示, 应用程序&#10;&#10;描述已自动生成"/>
                    <pic:cNvPicPr/>
                  </pic:nvPicPr>
                  <pic:blipFill>
                    <a:blip r:embed="rId17"/>
                    <a:stretch>
                      <a:fillRect/>
                    </a:stretch>
                  </pic:blipFill>
                  <pic:spPr>
                    <a:xfrm>
                      <a:off x="0" y="0"/>
                      <a:ext cx="5274310" cy="2153920"/>
                    </a:xfrm>
                    <a:prstGeom prst="rect">
                      <a:avLst/>
                    </a:prstGeom>
                  </pic:spPr>
                </pic:pic>
              </a:graphicData>
            </a:graphic>
          </wp:inline>
        </w:drawing>
      </w:r>
    </w:p>
    <w:p w14:paraId="2FA2B26A" w14:textId="75C6B2B5" w:rsidR="00617131" w:rsidRDefault="00617131" w:rsidP="004E0C34">
      <w:pPr>
        <w:pStyle w:val="a3"/>
        <w:numPr>
          <w:ilvl w:val="0"/>
          <w:numId w:val="16"/>
        </w:numPr>
        <w:ind w:firstLineChars="0"/>
        <w:jc w:val="center"/>
      </w:pPr>
      <w:r w:rsidRPr="00617131">
        <w:t>Overall pre-training and fine-tuning procedures for BERT. Apart from output layers, the same architectures are used in both pre-training and fine-tuning. The same pre-trained model parameters are used to initialize models for different down-stream tasks. During fine-tuning, all parameters are fine-tuned. [CLS] is a special symbol added in front of every input example, and [SEP] is a special separator token (e.g. separating questions/answers).</w:t>
      </w:r>
    </w:p>
    <w:p w14:paraId="1C7F1DDC" w14:textId="77777777" w:rsidR="00C726D1" w:rsidRPr="00617131" w:rsidRDefault="00C726D1" w:rsidP="00C726D1">
      <w:pPr>
        <w:jc w:val="center"/>
      </w:pPr>
    </w:p>
    <w:p w14:paraId="545C9C7E" w14:textId="0731C394" w:rsidR="0085158F" w:rsidRDefault="0085158F" w:rsidP="0085158F">
      <w:r>
        <w:lastRenderedPageBreak/>
        <w:t>BERT’s model architecture is a multi-layer bidirectional Transformer encoder based on the original implementation described in Vaswani et al. (2017).</w:t>
      </w:r>
      <w:r w:rsidR="00617131">
        <w:rPr>
          <w:rFonts w:hint="eastAsia"/>
        </w:rPr>
        <w:t xml:space="preserve"> </w:t>
      </w:r>
      <w:r>
        <w:t xml:space="preserve">In this work, the authors denote the number of layers (i.e., Transformer blocks) as </w:t>
      </w:r>
      <m:oMath>
        <m:r>
          <w:rPr>
            <w:rFonts w:ascii="Cambria Math" w:hAnsi="Cambria Math"/>
          </w:rPr>
          <m:t>L</m:t>
        </m:r>
      </m:oMath>
      <w:r>
        <w:t>, the hidden size a</w:t>
      </w:r>
      <w:r w:rsidR="00617131">
        <w:t xml:space="preserve">s </w:t>
      </w:r>
      <m:oMath>
        <m:r>
          <w:rPr>
            <w:rFonts w:ascii="Cambria Math" w:hAnsi="Cambria Math"/>
          </w:rPr>
          <m:t>A</m:t>
        </m:r>
      </m:oMath>
      <w:r w:rsidR="00617131">
        <w:t>.</w:t>
      </w:r>
    </w:p>
    <w:p w14:paraId="107951EA" w14:textId="03D45300" w:rsidR="00617131" w:rsidRDefault="0085158F" w:rsidP="00617131">
      <w:r w:rsidRPr="00617131">
        <w:rPr>
          <w:b/>
          <w:bCs/>
        </w:rPr>
        <w:t>BERT</w:t>
      </w:r>
      <w:r w:rsidRPr="00617131">
        <w:rPr>
          <w:b/>
          <w:bCs/>
          <w:vertAlign w:val="subscript"/>
        </w:rPr>
        <w:t>BASE</w:t>
      </w:r>
      <w:r>
        <w:t xml:space="preserve"> was chosen to have the same model</w:t>
      </w:r>
      <w:r w:rsidR="00617131">
        <w:rPr>
          <w:rFonts w:hint="eastAsia"/>
        </w:rPr>
        <w:t xml:space="preserve"> </w:t>
      </w:r>
      <w:r>
        <w:t>size as OpenAI GPT for comparison purposes.</w:t>
      </w:r>
      <w:r w:rsidR="00617131">
        <w:rPr>
          <w:rFonts w:hint="eastAsia"/>
        </w:rPr>
        <w:t xml:space="preserve"> </w:t>
      </w:r>
      <w:r>
        <w:t>Critically, however, the BERT Transformer uses</w:t>
      </w:r>
      <w:r w:rsidR="00617131">
        <w:rPr>
          <w:rFonts w:hint="eastAsia"/>
        </w:rPr>
        <w:t xml:space="preserve"> </w:t>
      </w:r>
      <w:r>
        <w:t>bidirectional self-attention, while the GPT Transformer uses constrained self-attention where every</w:t>
      </w:r>
      <w:r w:rsidR="00617131">
        <w:t xml:space="preserve"> token can only attend to context to its left.</w:t>
      </w:r>
      <w:r w:rsidR="0042307E">
        <w:fldChar w:fldCharType="begin"/>
      </w:r>
      <w:r w:rsidR="0042307E">
        <w:instrText xml:space="preserve"> REF _Ref54133633 \r \h </w:instrText>
      </w:r>
      <w:r w:rsidR="0042307E">
        <w:fldChar w:fldCharType="separate"/>
      </w:r>
      <w:r w:rsidR="0042307E">
        <w:t>[7]</w:t>
      </w:r>
      <w:r w:rsidR="0042307E">
        <w:fldChar w:fldCharType="end"/>
      </w:r>
    </w:p>
    <w:p w14:paraId="5907A510" w14:textId="5E64045C" w:rsidR="002B7CDF" w:rsidRDefault="002B7CDF" w:rsidP="002B7CDF">
      <w:pPr>
        <w:pStyle w:val="5"/>
      </w:pPr>
      <w:r w:rsidRPr="002B7CDF">
        <w:t>Input/Output Representations</w:t>
      </w:r>
    </w:p>
    <w:p w14:paraId="1F90AE03" w14:textId="3B6CA6F2" w:rsidR="002B7CDF" w:rsidRDefault="002B7CDF" w:rsidP="002B7CDF">
      <w:r w:rsidRPr="002B7CDF">
        <w:t xml:space="preserve">To make BERT handle a variety of down-stream tasks, our input representation is able to unambiguously represent both a single sentence and a pair of sentences (e.g., </w:t>
      </w:r>
      <w:r w:rsidRPr="002B7CDF">
        <w:rPr>
          <w:rFonts w:ascii="Cambria Math" w:hAnsi="Cambria Math" w:cs="Cambria Math"/>
        </w:rPr>
        <w:t>⟨</w:t>
      </w:r>
      <w:r w:rsidRPr="002B7CDF">
        <w:t xml:space="preserve"> Question, Answer </w:t>
      </w:r>
      <w:r w:rsidRPr="002B7CDF">
        <w:rPr>
          <w:rFonts w:ascii="Cambria Math" w:hAnsi="Cambria Math" w:cs="Cambria Math"/>
        </w:rPr>
        <w:t>⟩</w:t>
      </w:r>
      <w:r w:rsidRPr="002B7CDF">
        <w:t>) in one token sequence. Throughout this work, a “sentence” can be an arbitrary span of contiguous text, rather than an actual linguistic sentence. A “sequence” refers to the in- put token sequence to BERT, which may be a single sentence or two sentences packed together.</w:t>
      </w:r>
    </w:p>
    <w:p w14:paraId="0A2588BB" w14:textId="5EA0AB87" w:rsidR="002B7CDF" w:rsidRDefault="002B7CDF" w:rsidP="002B7CDF">
      <w:r>
        <w:t>The authors</w:t>
      </w:r>
      <w:r w:rsidRPr="002B7CDF">
        <w:t xml:space="preserve"> use WordPiece embeddings (Wu et al., 2016) with a 30,000 token vocabulary. The first token of every sequence is always a special classification token ([CLS]). The final hidden state corresponding to this token is used as the aggregate sequence representation for classification tasks. Sentence pairs are packed together into a single sequence. </w:t>
      </w:r>
      <w:r>
        <w:t>The authors</w:t>
      </w:r>
      <w:r w:rsidRPr="002B7CDF">
        <w:t xml:space="preserve"> differentiate the sentences in two ways. First, </w:t>
      </w:r>
      <w:r>
        <w:t>the authors</w:t>
      </w:r>
      <w:r w:rsidRPr="002B7CDF">
        <w:t xml:space="preserve"> separate them with a special token ([SEP]). Second, </w:t>
      </w:r>
      <w:r>
        <w:t>the authors</w:t>
      </w:r>
      <w:r w:rsidRPr="002B7CDF">
        <w:t xml:space="preserve"> add a learned embedding to every token indicating whether it belongs to sentence </w:t>
      </w:r>
      <m:oMath>
        <m:r>
          <w:rPr>
            <w:rFonts w:ascii="Cambria Math" w:hAnsi="Cambria Math"/>
          </w:rPr>
          <m:t>A</m:t>
        </m:r>
      </m:oMath>
      <w:r w:rsidRPr="002B7CDF">
        <w:t xml:space="preserve"> or sentence</w:t>
      </w:r>
      <m:oMath>
        <m:r>
          <w:rPr>
            <w:rFonts w:ascii="Cambria Math" w:hAnsi="Cambria Math"/>
          </w:rPr>
          <m:t xml:space="preserve"> B</m:t>
        </m:r>
      </m:oMath>
      <w:r w:rsidRPr="002B7CDF">
        <w:t xml:space="preserve">. As shown in Figure 1, we denote input embedding as </w:t>
      </w:r>
      <m:oMath>
        <m:r>
          <w:rPr>
            <w:rFonts w:ascii="Cambria Math" w:hAnsi="Cambria Math"/>
          </w:rPr>
          <m:t>E</m:t>
        </m:r>
      </m:oMath>
      <w:r w:rsidRPr="002B7CDF">
        <w:t xml:space="preserve">, </w:t>
      </w:r>
      <w:r>
        <w:t>the final hidden</w:t>
      </w:r>
      <w:r>
        <w:rPr>
          <w:rFonts w:hint="eastAsia"/>
        </w:rPr>
        <w:t xml:space="preserve"> </w:t>
      </w:r>
      <w:r>
        <w:t xml:space="preserve">vector of the special [CLS] token as </w:t>
      </w:r>
      <m:oMath>
        <m:r>
          <w:rPr>
            <w:rFonts w:ascii="Cambria Math" w:hAnsi="Cambria Math"/>
          </w:rPr>
          <m:t xml:space="preserve">C </m:t>
        </m:r>
        <m:r>
          <w:rPr>
            <w:rFonts w:ascii="Cambria Math" w:hAnsi="Cambria Math" w:cs="Cambria Math"/>
          </w:rPr>
          <m:t>∈</m:t>
        </m:r>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H</m:t>
            </m:r>
          </m:sup>
        </m:sSup>
      </m:oMath>
      <w:r>
        <w:t xml:space="preserve">,and the final hidden vector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input token as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H</m:t>
            </m:r>
          </m:sup>
        </m:sSup>
      </m:oMath>
      <w:r>
        <w:rPr>
          <w:rFonts w:hint="eastAsia"/>
        </w:rPr>
        <w:t>.</w:t>
      </w:r>
    </w:p>
    <w:p w14:paraId="54E131B5" w14:textId="66A571BF" w:rsidR="002B7CDF" w:rsidRDefault="002B7CDF" w:rsidP="002B7CDF">
      <w:r>
        <w:t>For a given token, its input representation is</w:t>
      </w:r>
      <w:r>
        <w:rPr>
          <w:rFonts w:hint="eastAsia"/>
        </w:rPr>
        <w:t xml:space="preserve"> </w:t>
      </w:r>
      <w:r>
        <w:t xml:space="preserve">constructed by summing the corresponding token, segment, and position embeddings. </w:t>
      </w:r>
      <m:oMath>
        <m:r>
          <w:rPr>
            <w:rFonts w:ascii="Cambria Math" w:hAnsi="Cambria Math"/>
          </w:rPr>
          <m:t>A</m:t>
        </m:r>
      </m:oMath>
      <w:r>
        <w:t xml:space="preserve"> visualization of this construction can be seen in Figure 2.</w:t>
      </w:r>
      <w:r w:rsidR="001534E8">
        <w:fldChar w:fldCharType="begin"/>
      </w:r>
      <w:r w:rsidR="001534E8">
        <w:instrText xml:space="preserve"> REF _Ref54133633 \r \h </w:instrText>
      </w:r>
      <w:r w:rsidR="001534E8">
        <w:fldChar w:fldCharType="separate"/>
      </w:r>
      <w:r w:rsidR="001534E8">
        <w:t>[7]</w:t>
      </w:r>
      <w:r w:rsidR="001534E8">
        <w:fldChar w:fldCharType="end"/>
      </w:r>
    </w:p>
    <w:p w14:paraId="66C5B096" w14:textId="68FC5A5A" w:rsidR="002B7CDF" w:rsidRDefault="002B7CDF" w:rsidP="002B7CDF">
      <w:pPr>
        <w:jc w:val="center"/>
      </w:pPr>
      <w:r w:rsidRPr="002B7CDF">
        <w:rPr>
          <w:noProof/>
        </w:rPr>
        <w:drawing>
          <wp:inline distT="0" distB="0" distL="0" distR="0" wp14:anchorId="4C9DD712" wp14:editId="7DC77C66">
            <wp:extent cx="5274310" cy="1669415"/>
            <wp:effectExtent l="0" t="0" r="0" b="0"/>
            <wp:docPr id="96" name="图片 96" descr="图片包含 游戏机, 键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图片包含 游戏机, 键盘&#10;&#10;描述已自动生成"/>
                    <pic:cNvPicPr/>
                  </pic:nvPicPr>
                  <pic:blipFill>
                    <a:blip r:embed="rId18"/>
                    <a:stretch>
                      <a:fillRect/>
                    </a:stretch>
                  </pic:blipFill>
                  <pic:spPr>
                    <a:xfrm>
                      <a:off x="0" y="0"/>
                      <a:ext cx="5274310" cy="1669415"/>
                    </a:xfrm>
                    <a:prstGeom prst="rect">
                      <a:avLst/>
                    </a:prstGeom>
                  </pic:spPr>
                </pic:pic>
              </a:graphicData>
            </a:graphic>
          </wp:inline>
        </w:drawing>
      </w:r>
    </w:p>
    <w:p w14:paraId="4958F883" w14:textId="1C4207F8" w:rsidR="002B7CDF" w:rsidRPr="002B7CDF" w:rsidRDefault="002B7CDF" w:rsidP="004E0C34">
      <w:pPr>
        <w:pStyle w:val="a3"/>
        <w:numPr>
          <w:ilvl w:val="0"/>
          <w:numId w:val="16"/>
        </w:numPr>
        <w:ind w:firstLineChars="0"/>
        <w:jc w:val="center"/>
      </w:pPr>
      <w:r w:rsidRPr="002B7CDF">
        <w:t>BERT input representation. The input embeddings are the sum of the token embeddings, the segmentation embeddings and the position embeddings.</w:t>
      </w:r>
    </w:p>
    <w:p w14:paraId="1094B2AF" w14:textId="37B406E5" w:rsidR="00312E67" w:rsidRDefault="00312E67" w:rsidP="00312E67">
      <w:pPr>
        <w:pStyle w:val="4"/>
      </w:pPr>
      <w:r>
        <w:t>Performance in EMSCAD</w:t>
      </w:r>
    </w:p>
    <w:p w14:paraId="05E50ACE" w14:textId="36FFC23B" w:rsidR="00DE092C" w:rsidRDefault="004E49E9" w:rsidP="00DE092C">
      <w:r>
        <w:t xml:space="preserve">We </w:t>
      </w:r>
      <w:r w:rsidR="00DB76AB">
        <w:t xml:space="preserve">use the </w:t>
      </w:r>
      <w:hyperlink r:id="rId19" w:history="1">
        <w:r w:rsidR="00DB76AB" w:rsidRPr="00DB76AB">
          <w:rPr>
            <w:rStyle w:val="a6"/>
          </w:rPr>
          <w:t>simpleclassification</w:t>
        </w:r>
      </w:hyperlink>
      <w:r w:rsidR="00DB76AB">
        <w:t xml:space="preserve"> python library</w:t>
      </w:r>
      <w:r>
        <w:t>.</w:t>
      </w:r>
      <w:r w:rsidR="00F76372">
        <w:t xml:space="preserve"> </w:t>
      </w:r>
      <w:r w:rsidR="00F76372" w:rsidRPr="00F76372">
        <w:rPr>
          <w:rFonts w:hint="eastAsia"/>
        </w:rPr>
        <w:t>T</w:t>
      </w:r>
      <w:r w:rsidR="00F76372" w:rsidRPr="00F76372">
        <w:t xml:space="preserve">his library is based on the Transformers library by HuggingFace. Simple Transformers lets </w:t>
      </w:r>
      <w:r w:rsidR="00A952B9">
        <w:t>us</w:t>
      </w:r>
      <w:r w:rsidR="00F76372" w:rsidRPr="00F76372">
        <w:t xml:space="preserve"> quickly train and evaluate </w:t>
      </w:r>
      <w:r w:rsidR="00F76372" w:rsidRPr="00F76372">
        <w:lastRenderedPageBreak/>
        <w:t>Transformer models. Only 3 lines of code are needed to initialize a model, train the model, and evaluate a model</w:t>
      </w:r>
      <w:r w:rsidR="00F76372">
        <w:t>, s</w:t>
      </w:r>
      <w:r w:rsidR="00F76372" w:rsidRPr="00F76372">
        <w:t>upport Binary Classification</w:t>
      </w:r>
      <w:r w:rsidR="00F76372">
        <w:t>.</w:t>
      </w:r>
    </w:p>
    <w:p w14:paraId="6B4F7CC2" w14:textId="1862403F" w:rsidR="00F76372" w:rsidRDefault="00F76372" w:rsidP="00DE092C">
      <w:r w:rsidRPr="00F76372">
        <w:t>Train and Evaluation data needs to be in a Pandas Dataframe of two columns. The first column is the text with type str, and the second column is the label with type int.</w:t>
      </w:r>
      <w:r>
        <w:t xml:space="preserve"> it p</w:t>
      </w:r>
      <w:r w:rsidRPr="00F76372">
        <w:t>erforms predictions on a list of text.</w:t>
      </w:r>
    </w:p>
    <w:p w14:paraId="1CA1C1E8" w14:textId="071EDE24" w:rsidR="001534E8" w:rsidRPr="001534E8" w:rsidRDefault="001534E8" w:rsidP="001534E8">
      <w:r>
        <w:t>Using t</w:t>
      </w:r>
      <w:r w:rsidRPr="00421AA2">
        <w:t>he</w:t>
      </w:r>
      <w:r>
        <w:t xml:space="preserve"> EMSCAD to train our model by the logistics regression,</w:t>
      </w:r>
      <w:r w:rsidRPr="00421AA2">
        <w:t xml:space="preserve"> </w:t>
      </w:r>
      <w:r>
        <w:t>w</w:t>
      </w:r>
      <w:r w:rsidRPr="00421AA2">
        <w:t xml:space="preserve">e </w:t>
      </w:r>
      <w:r w:rsidR="00E33F84">
        <w:t>can see t</w:t>
      </w:r>
      <w:r>
        <w:t>he performance of the BERT using the EMSCAD is as the table below:</w:t>
      </w:r>
    </w:p>
    <w:p w14:paraId="758E413E" w14:textId="77777777" w:rsidR="001534E8" w:rsidRPr="00E33F84" w:rsidRDefault="001534E8" w:rsidP="00DE092C"/>
    <w:tbl>
      <w:tblPr>
        <w:tblStyle w:val="a5"/>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85"/>
        <w:gridCol w:w="2724"/>
        <w:gridCol w:w="1780"/>
        <w:gridCol w:w="1783"/>
      </w:tblGrid>
      <w:tr w:rsidR="001534E8" w14:paraId="0801CAA3" w14:textId="77777777" w:rsidTr="001534E8">
        <w:trPr>
          <w:trHeight w:val="365"/>
        </w:trPr>
        <w:tc>
          <w:tcPr>
            <w:tcW w:w="1885" w:type="dxa"/>
          </w:tcPr>
          <w:p w14:paraId="0F018F45" w14:textId="77777777" w:rsidR="001534E8" w:rsidRDefault="001534E8" w:rsidP="001534E8">
            <w:r>
              <w:t>Accuracy is :</w:t>
            </w:r>
          </w:p>
        </w:tc>
        <w:tc>
          <w:tcPr>
            <w:tcW w:w="2724" w:type="dxa"/>
          </w:tcPr>
          <w:p w14:paraId="49E1FEBE" w14:textId="379F833D" w:rsidR="001534E8" w:rsidRDefault="001534E8" w:rsidP="001534E8">
            <w:r>
              <w:t>0.</w:t>
            </w:r>
            <w:r w:rsidR="002A34CF">
              <w:t>9849</w:t>
            </w:r>
            <w:r>
              <w:t>46570</w:t>
            </w:r>
            <w:r w:rsidR="002A34CF">
              <w:t>56834</w:t>
            </w:r>
            <w:r>
              <w:t>19</w:t>
            </w:r>
          </w:p>
        </w:tc>
        <w:tc>
          <w:tcPr>
            <w:tcW w:w="1780" w:type="dxa"/>
          </w:tcPr>
          <w:p w14:paraId="7DF68D18" w14:textId="77777777" w:rsidR="001534E8" w:rsidRDefault="001534E8" w:rsidP="001534E8"/>
        </w:tc>
        <w:tc>
          <w:tcPr>
            <w:tcW w:w="1783" w:type="dxa"/>
          </w:tcPr>
          <w:p w14:paraId="768FDC42" w14:textId="77777777" w:rsidR="001534E8" w:rsidRDefault="001534E8" w:rsidP="001534E8"/>
        </w:tc>
      </w:tr>
      <w:tr w:rsidR="001534E8" w14:paraId="6240F7E2" w14:textId="77777777" w:rsidTr="001534E8">
        <w:trPr>
          <w:trHeight w:val="306"/>
        </w:trPr>
        <w:tc>
          <w:tcPr>
            <w:tcW w:w="1885" w:type="dxa"/>
          </w:tcPr>
          <w:p w14:paraId="47C79007" w14:textId="77777777" w:rsidR="001534E8" w:rsidRDefault="001534E8" w:rsidP="001534E8">
            <w:r>
              <w:t>F1 Score is :</w:t>
            </w:r>
          </w:p>
        </w:tc>
        <w:tc>
          <w:tcPr>
            <w:tcW w:w="2724" w:type="dxa"/>
          </w:tcPr>
          <w:p w14:paraId="4DED3AF4" w14:textId="5C30F3E7" w:rsidR="001534E8" w:rsidRDefault="001534E8" w:rsidP="001534E8">
            <w:r>
              <w:t>0.</w:t>
            </w:r>
            <w:r w:rsidR="002A34CF">
              <w:t>989</w:t>
            </w:r>
            <w:r>
              <w:t>2016618728028</w:t>
            </w:r>
          </w:p>
        </w:tc>
        <w:tc>
          <w:tcPr>
            <w:tcW w:w="1780" w:type="dxa"/>
          </w:tcPr>
          <w:p w14:paraId="20FB7763" w14:textId="77777777" w:rsidR="001534E8" w:rsidRDefault="001534E8" w:rsidP="001534E8"/>
        </w:tc>
        <w:tc>
          <w:tcPr>
            <w:tcW w:w="1783" w:type="dxa"/>
          </w:tcPr>
          <w:p w14:paraId="6A1FD526" w14:textId="77777777" w:rsidR="001534E8" w:rsidRDefault="001534E8" w:rsidP="001534E8"/>
        </w:tc>
      </w:tr>
      <w:tr w:rsidR="001534E8" w14:paraId="4FBCB8C6" w14:textId="77777777" w:rsidTr="001534E8">
        <w:trPr>
          <w:trHeight w:val="306"/>
        </w:trPr>
        <w:tc>
          <w:tcPr>
            <w:tcW w:w="1885" w:type="dxa"/>
            <w:shd w:val="clear" w:color="auto" w:fill="D0CECE" w:themeFill="background2" w:themeFillShade="E6"/>
          </w:tcPr>
          <w:p w14:paraId="37ECF5A0" w14:textId="77777777" w:rsidR="001534E8" w:rsidRDefault="001534E8" w:rsidP="001534E8"/>
        </w:tc>
        <w:tc>
          <w:tcPr>
            <w:tcW w:w="2724" w:type="dxa"/>
            <w:shd w:val="clear" w:color="auto" w:fill="D0CECE" w:themeFill="background2" w:themeFillShade="E6"/>
          </w:tcPr>
          <w:p w14:paraId="1897D39E" w14:textId="77777777" w:rsidR="001534E8" w:rsidRDefault="001534E8" w:rsidP="001534E8">
            <w:r>
              <w:t>precision</w:t>
            </w:r>
          </w:p>
        </w:tc>
        <w:tc>
          <w:tcPr>
            <w:tcW w:w="1780" w:type="dxa"/>
            <w:shd w:val="clear" w:color="auto" w:fill="D0CECE" w:themeFill="background2" w:themeFillShade="E6"/>
          </w:tcPr>
          <w:p w14:paraId="139E1BBC" w14:textId="77777777" w:rsidR="001534E8" w:rsidRDefault="001534E8" w:rsidP="001534E8">
            <w:r>
              <w:t>recall</w:t>
            </w:r>
          </w:p>
        </w:tc>
        <w:tc>
          <w:tcPr>
            <w:tcW w:w="1783" w:type="dxa"/>
            <w:shd w:val="clear" w:color="auto" w:fill="D0CECE" w:themeFill="background2" w:themeFillShade="E6"/>
          </w:tcPr>
          <w:p w14:paraId="339AABC7" w14:textId="77777777" w:rsidR="001534E8" w:rsidRDefault="001534E8" w:rsidP="001534E8">
            <w:r>
              <w:t>f1-score</w:t>
            </w:r>
          </w:p>
        </w:tc>
      </w:tr>
      <w:tr w:rsidR="001534E8" w14:paraId="3D8F0A68" w14:textId="77777777" w:rsidTr="001534E8">
        <w:trPr>
          <w:trHeight w:val="317"/>
        </w:trPr>
        <w:tc>
          <w:tcPr>
            <w:tcW w:w="1885" w:type="dxa"/>
          </w:tcPr>
          <w:p w14:paraId="160968B6" w14:textId="77777777" w:rsidR="001534E8" w:rsidRDefault="001534E8" w:rsidP="001534E8">
            <w:r>
              <w:rPr>
                <w:rFonts w:hint="eastAsia"/>
              </w:rPr>
              <w:t>0</w:t>
            </w:r>
          </w:p>
        </w:tc>
        <w:tc>
          <w:tcPr>
            <w:tcW w:w="2724" w:type="dxa"/>
          </w:tcPr>
          <w:p w14:paraId="0202CD5C" w14:textId="397695A3" w:rsidR="001534E8" w:rsidRDefault="001534E8" w:rsidP="001534E8">
            <w:r>
              <w:rPr>
                <w:rFonts w:hint="eastAsia"/>
              </w:rPr>
              <w:t>0</w:t>
            </w:r>
            <w:r>
              <w:t>.99</w:t>
            </w:r>
          </w:p>
        </w:tc>
        <w:tc>
          <w:tcPr>
            <w:tcW w:w="1780" w:type="dxa"/>
          </w:tcPr>
          <w:p w14:paraId="408D0196" w14:textId="77777777" w:rsidR="001534E8" w:rsidRDefault="001534E8" w:rsidP="001534E8">
            <w:r>
              <w:rPr>
                <w:rFonts w:hint="eastAsia"/>
              </w:rPr>
              <w:t>0</w:t>
            </w:r>
            <w:r>
              <w:t>.99</w:t>
            </w:r>
          </w:p>
        </w:tc>
        <w:tc>
          <w:tcPr>
            <w:tcW w:w="1783" w:type="dxa"/>
          </w:tcPr>
          <w:p w14:paraId="7C82B60D" w14:textId="6672EC38" w:rsidR="001534E8" w:rsidRDefault="001534E8" w:rsidP="001534E8">
            <w:r>
              <w:rPr>
                <w:rFonts w:hint="eastAsia"/>
              </w:rPr>
              <w:t>0</w:t>
            </w:r>
            <w:r>
              <w:t>.99</w:t>
            </w:r>
          </w:p>
        </w:tc>
      </w:tr>
      <w:tr w:rsidR="001534E8" w14:paraId="7E91EF8D" w14:textId="77777777" w:rsidTr="001534E8">
        <w:trPr>
          <w:trHeight w:val="306"/>
        </w:trPr>
        <w:tc>
          <w:tcPr>
            <w:tcW w:w="1885" w:type="dxa"/>
          </w:tcPr>
          <w:p w14:paraId="338F1106" w14:textId="77777777" w:rsidR="001534E8" w:rsidRDefault="001534E8" w:rsidP="001534E8">
            <w:r>
              <w:rPr>
                <w:rFonts w:hint="eastAsia"/>
              </w:rPr>
              <w:t>1</w:t>
            </w:r>
          </w:p>
        </w:tc>
        <w:tc>
          <w:tcPr>
            <w:tcW w:w="2724" w:type="dxa"/>
          </w:tcPr>
          <w:p w14:paraId="128CD379" w14:textId="77777777" w:rsidR="001534E8" w:rsidRDefault="001534E8" w:rsidP="001534E8">
            <w:r>
              <w:rPr>
                <w:rFonts w:hint="eastAsia"/>
              </w:rPr>
              <w:t>0</w:t>
            </w:r>
            <w:r>
              <w:t>.99</w:t>
            </w:r>
          </w:p>
        </w:tc>
        <w:tc>
          <w:tcPr>
            <w:tcW w:w="1780" w:type="dxa"/>
          </w:tcPr>
          <w:p w14:paraId="3F997697" w14:textId="4C72ED18" w:rsidR="001534E8" w:rsidRDefault="001534E8" w:rsidP="001534E8">
            <w:r>
              <w:rPr>
                <w:rFonts w:hint="eastAsia"/>
              </w:rPr>
              <w:t>0</w:t>
            </w:r>
            <w:r>
              <w:t>.97</w:t>
            </w:r>
          </w:p>
        </w:tc>
        <w:tc>
          <w:tcPr>
            <w:tcW w:w="1783" w:type="dxa"/>
          </w:tcPr>
          <w:p w14:paraId="7D674A14" w14:textId="495FBF46" w:rsidR="001534E8" w:rsidRDefault="001534E8" w:rsidP="001534E8">
            <w:r>
              <w:rPr>
                <w:rFonts w:hint="eastAsia"/>
              </w:rPr>
              <w:t>0</w:t>
            </w:r>
            <w:r>
              <w:t>.98</w:t>
            </w:r>
          </w:p>
        </w:tc>
      </w:tr>
      <w:tr w:rsidR="001534E8" w14:paraId="1899DAD3" w14:textId="77777777" w:rsidTr="001534E8">
        <w:trPr>
          <w:trHeight w:val="317"/>
        </w:trPr>
        <w:tc>
          <w:tcPr>
            <w:tcW w:w="1885" w:type="dxa"/>
          </w:tcPr>
          <w:p w14:paraId="3F9FF207" w14:textId="77777777" w:rsidR="001534E8" w:rsidRDefault="001534E8" w:rsidP="001534E8"/>
        </w:tc>
        <w:tc>
          <w:tcPr>
            <w:tcW w:w="2724" w:type="dxa"/>
          </w:tcPr>
          <w:p w14:paraId="7614CF7B" w14:textId="77777777" w:rsidR="001534E8" w:rsidRDefault="001534E8" w:rsidP="001534E8"/>
        </w:tc>
        <w:tc>
          <w:tcPr>
            <w:tcW w:w="1780" w:type="dxa"/>
          </w:tcPr>
          <w:p w14:paraId="176892D4" w14:textId="77777777" w:rsidR="001534E8" w:rsidRDefault="001534E8" w:rsidP="001534E8"/>
        </w:tc>
        <w:tc>
          <w:tcPr>
            <w:tcW w:w="1783" w:type="dxa"/>
          </w:tcPr>
          <w:p w14:paraId="21D58D49" w14:textId="77777777" w:rsidR="001534E8" w:rsidRDefault="001534E8" w:rsidP="001534E8"/>
        </w:tc>
      </w:tr>
      <w:tr w:rsidR="001534E8" w14:paraId="62D53CCA" w14:textId="77777777" w:rsidTr="001534E8">
        <w:trPr>
          <w:trHeight w:val="317"/>
        </w:trPr>
        <w:tc>
          <w:tcPr>
            <w:tcW w:w="1885" w:type="dxa"/>
            <w:shd w:val="clear" w:color="auto" w:fill="D0CECE" w:themeFill="background2" w:themeFillShade="E6"/>
          </w:tcPr>
          <w:p w14:paraId="616C980F" w14:textId="77777777" w:rsidR="001534E8" w:rsidRDefault="001534E8" w:rsidP="001534E8">
            <w:r>
              <w:t>Accuracy</w:t>
            </w:r>
          </w:p>
        </w:tc>
        <w:tc>
          <w:tcPr>
            <w:tcW w:w="2724" w:type="dxa"/>
            <w:shd w:val="clear" w:color="auto" w:fill="D0CECE" w:themeFill="background2" w:themeFillShade="E6"/>
          </w:tcPr>
          <w:p w14:paraId="1E125543" w14:textId="77777777" w:rsidR="001534E8" w:rsidRDefault="001534E8" w:rsidP="001534E8"/>
        </w:tc>
        <w:tc>
          <w:tcPr>
            <w:tcW w:w="1780" w:type="dxa"/>
            <w:shd w:val="clear" w:color="auto" w:fill="D0CECE" w:themeFill="background2" w:themeFillShade="E6"/>
          </w:tcPr>
          <w:p w14:paraId="405DAEB3" w14:textId="77777777" w:rsidR="001534E8" w:rsidRDefault="001534E8" w:rsidP="001534E8"/>
        </w:tc>
        <w:tc>
          <w:tcPr>
            <w:tcW w:w="1783" w:type="dxa"/>
            <w:shd w:val="clear" w:color="auto" w:fill="D0CECE" w:themeFill="background2" w:themeFillShade="E6"/>
          </w:tcPr>
          <w:p w14:paraId="6503EE2E" w14:textId="59CFA449" w:rsidR="001534E8" w:rsidRDefault="001534E8" w:rsidP="001534E8">
            <w:r>
              <w:t>0.98</w:t>
            </w:r>
          </w:p>
        </w:tc>
      </w:tr>
      <w:tr w:rsidR="001534E8" w14:paraId="101BE740" w14:textId="77777777" w:rsidTr="001534E8">
        <w:trPr>
          <w:trHeight w:val="306"/>
        </w:trPr>
        <w:tc>
          <w:tcPr>
            <w:tcW w:w="1885" w:type="dxa"/>
          </w:tcPr>
          <w:p w14:paraId="298A08AC" w14:textId="77777777" w:rsidR="001534E8" w:rsidRDefault="001534E8" w:rsidP="001534E8">
            <w:r>
              <w:t>macro avg</w:t>
            </w:r>
          </w:p>
        </w:tc>
        <w:tc>
          <w:tcPr>
            <w:tcW w:w="2724" w:type="dxa"/>
          </w:tcPr>
          <w:p w14:paraId="2F7B688E" w14:textId="4982E03E" w:rsidR="001534E8" w:rsidRDefault="001534E8" w:rsidP="001534E8">
            <w:r>
              <w:t>0.</w:t>
            </w:r>
            <w:r w:rsidR="002A34CF">
              <w:t>9</w:t>
            </w:r>
            <w:r>
              <w:t xml:space="preserve">6      </w:t>
            </w:r>
          </w:p>
        </w:tc>
        <w:tc>
          <w:tcPr>
            <w:tcW w:w="1780" w:type="dxa"/>
          </w:tcPr>
          <w:p w14:paraId="2C66E0A9" w14:textId="0E83912E" w:rsidR="001534E8" w:rsidRDefault="001534E8" w:rsidP="001534E8">
            <w:r>
              <w:t>0.97</w:t>
            </w:r>
          </w:p>
        </w:tc>
        <w:tc>
          <w:tcPr>
            <w:tcW w:w="1783" w:type="dxa"/>
          </w:tcPr>
          <w:p w14:paraId="01C57B68" w14:textId="5444A77A" w:rsidR="001534E8" w:rsidRDefault="001534E8" w:rsidP="001534E8">
            <w:r>
              <w:rPr>
                <w:rFonts w:hint="eastAsia"/>
              </w:rPr>
              <w:t>0</w:t>
            </w:r>
            <w:r>
              <w:t>.99</w:t>
            </w:r>
          </w:p>
        </w:tc>
      </w:tr>
      <w:tr w:rsidR="001534E8" w14:paraId="12441C99" w14:textId="77777777" w:rsidTr="001534E8">
        <w:trPr>
          <w:trHeight w:val="306"/>
        </w:trPr>
        <w:tc>
          <w:tcPr>
            <w:tcW w:w="1885" w:type="dxa"/>
          </w:tcPr>
          <w:p w14:paraId="19834B03" w14:textId="77777777" w:rsidR="001534E8" w:rsidRDefault="001534E8" w:rsidP="001534E8">
            <w:r>
              <w:t>weighted avg</w:t>
            </w:r>
          </w:p>
        </w:tc>
        <w:tc>
          <w:tcPr>
            <w:tcW w:w="2724" w:type="dxa"/>
          </w:tcPr>
          <w:p w14:paraId="5CE16484" w14:textId="4EF5CB9F" w:rsidR="001534E8" w:rsidRDefault="001534E8" w:rsidP="001534E8">
            <w:r>
              <w:t>0.</w:t>
            </w:r>
            <w:r w:rsidR="002A34CF">
              <w:t>99</w:t>
            </w:r>
          </w:p>
        </w:tc>
        <w:tc>
          <w:tcPr>
            <w:tcW w:w="1780" w:type="dxa"/>
          </w:tcPr>
          <w:p w14:paraId="4DD9FF28" w14:textId="6A6A4AFA" w:rsidR="001534E8" w:rsidRDefault="001534E8" w:rsidP="001534E8">
            <w:r>
              <w:t>0.99</w:t>
            </w:r>
          </w:p>
        </w:tc>
        <w:tc>
          <w:tcPr>
            <w:tcW w:w="1783" w:type="dxa"/>
          </w:tcPr>
          <w:p w14:paraId="3F1E8E41" w14:textId="53F86916" w:rsidR="001534E8" w:rsidRDefault="001534E8" w:rsidP="001534E8">
            <w:r>
              <w:rPr>
                <w:rFonts w:hint="eastAsia"/>
              </w:rPr>
              <w:t>0</w:t>
            </w:r>
            <w:r>
              <w:t>.99</w:t>
            </w:r>
          </w:p>
        </w:tc>
      </w:tr>
    </w:tbl>
    <w:p w14:paraId="5A09C9E9" w14:textId="7BB4CA0C" w:rsidR="001534E8" w:rsidRPr="00D61854" w:rsidRDefault="001534E8" w:rsidP="004E0C34">
      <w:pPr>
        <w:pStyle w:val="a3"/>
        <w:numPr>
          <w:ilvl w:val="0"/>
          <w:numId w:val="15"/>
        </w:numPr>
        <w:ind w:firstLineChars="0"/>
        <w:jc w:val="center"/>
      </w:pPr>
      <w:bookmarkStart w:id="50" w:name="_Ref54683564"/>
      <w:r>
        <w:t>performance of the BERT model in EMSCAD</w:t>
      </w:r>
      <w:bookmarkEnd w:id="50"/>
    </w:p>
    <w:p w14:paraId="4007FC6F" w14:textId="77777777" w:rsidR="004E49E9" w:rsidRDefault="004E49E9" w:rsidP="00DE092C"/>
    <w:p w14:paraId="6F0A7319" w14:textId="0D6C0731" w:rsidR="00F76372" w:rsidRDefault="004E49E9" w:rsidP="00DE092C">
      <w:r w:rsidRPr="004E49E9">
        <w:t>How BERT leverage attention mechanism and transformer to learn word contextual relations</w:t>
      </w:r>
    </w:p>
    <w:p w14:paraId="045CA69D" w14:textId="77777777" w:rsidR="004E49E9" w:rsidRPr="001534E8" w:rsidRDefault="004E49E9" w:rsidP="00DE092C"/>
    <w:p w14:paraId="71581727" w14:textId="65833F88" w:rsidR="00491037" w:rsidRDefault="00491037" w:rsidP="00F5009E">
      <w:pPr>
        <w:pStyle w:val="3"/>
      </w:pPr>
      <w:r>
        <w:t xml:space="preserve">GA </w:t>
      </w:r>
      <w:r w:rsidR="00E17A18">
        <w:t>e</w:t>
      </w:r>
      <w:r>
        <w:t>nsemble</w:t>
      </w:r>
    </w:p>
    <w:p w14:paraId="77293E29" w14:textId="72D57C56" w:rsidR="00F13DC6" w:rsidRDefault="00F13DC6" w:rsidP="00F13DC6">
      <w:pPr>
        <w:pStyle w:val="4"/>
      </w:pPr>
      <w:r w:rsidRPr="00413485">
        <w:t>Introduction</w:t>
      </w:r>
    </w:p>
    <w:p w14:paraId="485F658F" w14:textId="77777777" w:rsidR="009203AE" w:rsidRDefault="009203AE" w:rsidP="009203AE">
      <w:r w:rsidRPr="009203AE">
        <w:t xml:space="preserve">Many simple and complex methods have been developed to solve the classification problem. Boosting is one of the best-known techniques for improving the accuracy of classifiers. However, boosting is prone to overfitting with noisy data and the final model is difficult to interpret. Some boosting methods, including AdaBoost, are also very sensitive to outliers. </w:t>
      </w:r>
    </w:p>
    <w:p w14:paraId="030FD5D3" w14:textId="1E46A6CE" w:rsidR="001C6ACD" w:rsidRPr="0011315A" w:rsidRDefault="009203AE" w:rsidP="001C6ACD">
      <w:r w:rsidRPr="009203AE">
        <w:t>In th</w:t>
      </w:r>
      <w:r>
        <w:t>e</w:t>
      </w:r>
      <w:r w:rsidRPr="009203AE">
        <w:t xml:space="preserve"> article</w:t>
      </w:r>
      <w:r>
        <w:t>,</w:t>
      </w:r>
      <w:r w:rsidRPr="009203AE">
        <w:rPr>
          <w:rFonts w:ascii="Candara" w:hAnsi="Candara"/>
          <w:i/>
          <w:iCs/>
        </w:rPr>
        <w:t xml:space="preserve"> GA-Ensemble: a genetic algorithm for robust ensembles</w:t>
      </w:r>
      <w:r>
        <w:t>,</w:t>
      </w:r>
      <w:r w:rsidRPr="009203AE">
        <w:t xml:space="preserve"> </w:t>
      </w:r>
      <w:r>
        <w:t>the authors</w:t>
      </w:r>
      <w:r w:rsidRPr="009203AE">
        <w:t xml:space="preserve"> propose a new method, GA-Ensemble, which directly solves for the set of weak classifiers and their associated weights using a genetic algorithm.</w:t>
      </w:r>
      <w:r>
        <w:fldChar w:fldCharType="begin"/>
      </w:r>
      <w:r>
        <w:instrText xml:space="preserve"> REF _Ref54216093 \r \h </w:instrText>
      </w:r>
      <w:r>
        <w:fldChar w:fldCharType="separate"/>
      </w:r>
      <w:r>
        <w:t>[8]</w:t>
      </w:r>
      <w:r>
        <w:fldChar w:fldCharType="end"/>
      </w:r>
    </w:p>
    <w:p w14:paraId="3FE95812" w14:textId="77777777" w:rsidR="00F13DC6" w:rsidRDefault="00F13DC6" w:rsidP="00F13DC6">
      <w:pPr>
        <w:pStyle w:val="4"/>
      </w:pPr>
      <w:r>
        <w:t>Performance in EMSCAD</w:t>
      </w:r>
    </w:p>
    <w:p w14:paraId="6F3ADAD0" w14:textId="060019B1" w:rsidR="00F13DC6" w:rsidRPr="00F13DC6" w:rsidRDefault="004E0C34" w:rsidP="00F13DC6">
      <w:r>
        <w:t xml:space="preserve">Following is the training and testing flow of </w:t>
      </w:r>
      <w:r w:rsidRPr="009203AE">
        <w:t>GA-Ensemble</w:t>
      </w:r>
      <w:r>
        <w:t xml:space="preserve"> system.</w:t>
      </w:r>
    </w:p>
    <w:p w14:paraId="6772F55C" w14:textId="4CE65A17" w:rsidR="00EB53AB" w:rsidRDefault="00EC7760" w:rsidP="004E0C34">
      <w:pPr>
        <w:jc w:val="center"/>
      </w:pPr>
      <w:r>
        <w:rPr>
          <w:rFonts w:hint="eastAsia"/>
          <w:noProof/>
        </w:rPr>
        <w:lastRenderedPageBreak/>
        <w:drawing>
          <wp:inline distT="0" distB="0" distL="0" distR="0" wp14:anchorId="77770D5D" wp14:editId="622A0AD4">
            <wp:extent cx="5274310" cy="1835727"/>
            <wp:effectExtent l="0" t="0" r="0" b="6350"/>
            <wp:docPr id="61" name="图片 6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示&#10;&#10;描述已自动生成"/>
                    <pic:cNvPicPr/>
                  </pic:nvPicPr>
                  <pic:blipFill rotWithShape="1">
                    <a:blip r:embed="rId20" cstate="print">
                      <a:extLst>
                        <a:ext uri="{28A0092B-C50C-407E-A947-70E740481C1C}">
                          <a14:useLocalDpi xmlns:a14="http://schemas.microsoft.com/office/drawing/2010/main" val="0"/>
                        </a:ext>
                      </a:extLst>
                    </a:blip>
                    <a:srcRect b="59226"/>
                    <a:stretch/>
                  </pic:blipFill>
                  <pic:spPr bwMode="auto">
                    <a:xfrm>
                      <a:off x="0" y="0"/>
                      <a:ext cx="5274310" cy="183572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5D3C04AF" wp14:editId="46B86DD6">
            <wp:extent cx="4003964" cy="1363980"/>
            <wp:effectExtent l="0" t="0" r="0" b="0"/>
            <wp:docPr id="60" name="图片 6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示&#10;&#10;描述已自动生成"/>
                    <pic:cNvPicPr/>
                  </pic:nvPicPr>
                  <pic:blipFill rotWithShape="1">
                    <a:blip r:embed="rId20" cstate="print">
                      <a:extLst>
                        <a:ext uri="{28A0092B-C50C-407E-A947-70E740481C1C}">
                          <a14:useLocalDpi xmlns:a14="http://schemas.microsoft.com/office/drawing/2010/main" val="0"/>
                        </a:ext>
                      </a:extLst>
                    </a:blip>
                    <a:srcRect t="69701" r="24079"/>
                    <a:stretch/>
                  </pic:blipFill>
                  <pic:spPr bwMode="auto">
                    <a:xfrm>
                      <a:off x="0" y="0"/>
                      <a:ext cx="4004302" cy="1364095"/>
                    </a:xfrm>
                    <a:prstGeom prst="rect">
                      <a:avLst/>
                    </a:prstGeom>
                    <a:ln>
                      <a:noFill/>
                    </a:ln>
                    <a:extLst>
                      <a:ext uri="{53640926-AAD7-44D8-BBD7-CCE9431645EC}">
                        <a14:shadowObscured xmlns:a14="http://schemas.microsoft.com/office/drawing/2010/main"/>
                      </a:ext>
                    </a:extLst>
                  </pic:spPr>
                </pic:pic>
              </a:graphicData>
            </a:graphic>
          </wp:inline>
        </w:drawing>
      </w:r>
    </w:p>
    <w:p w14:paraId="3C1B0670" w14:textId="79FAD43D" w:rsidR="004E0C34" w:rsidRDefault="00240A00" w:rsidP="004E0C34">
      <w:pPr>
        <w:pStyle w:val="a3"/>
        <w:numPr>
          <w:ilvl w:val="0"/>
          <w:numId w:val="16"/>
        </w:numPr>
        <w:ind w:firstLineChars="0"/>
        <w:jc w:val="center"/>
      </w:pPr>
      <w:r>
        <w:t xml:space="preserve">the training and testing flow of </w:t>
      </w:r>
      <w:r w:rsidRPr="009203AE">
        <w:t>GA-Ensemble</w:t>
      </w:r>
      <w:r>
        <w:t xml:space="preserve"> system</w:t>
      </w:r>
    </w:p>
    <w:p w14:paraId="26AD2D4F" w14:textId="6C75EEEA" w:rsidR="00240A00" w:rsidRDefault="00240A00" w:rsidP="00240A00">
      <w:r>
        <w:t>in the training, we set</w:t>
      </w:r>
      <m:oMath>
        <m:r>
          <w:rPr>
            <w:rFonts w:ascii="Cambria Math" w:hAnsi="Cambria Math"/>
          </w:rPr>
          <m:t xml:space="preserve"> num_generations = 1000</m:t>
        </m:r>
      </m:oMath>
      <w:r>
        <w:t xml:space="preserve">, then we got the </w:t>
      </w:r>
      <m:oMath>
        <m:r>
          <w:rPr>
            <w:rFonts w:ascii="Cambria Math" w:hAnsi="Cambria Math"/>
          </w:rPr>
          <m:t>Best solution :  [[[1.17620871 1.18895564 0.62855357 1.2274774 ]]]</m:t>
        </m:r>
      </m:oMath>
      <w:r>
        <w:rPr>
          <w:rFonts w:hint="eastAsia"/>
        </w:rPr>
        <w:t>,</w:t>
      </w:r>
      <w:r>
        <w:t xml:space="preserve"> when </w:t>
      </w:r>
      <m:oMath>
        <m:r>
          <w:rPr>
            <w:rFonts w:ascii="Cambria Math" w:hAnsi="Cambria Math"/>
          </w:rPr>
          <m:t>fitness= [0, 0, 0, 0, 0, 0, 4, 0]</m:t>
        </m:r>
      </m:oMath>
      <w:r>
        <w:rPr>
          <w:rFonts w:hint="eastAsia"/>
        </w:rPr>
        <w:t>.</w:t>
      </w:r>
    </w:p>
    <w:p w14:paraId="389BA183" w14:textId="5CCBC3A9" w:rsidR="00491037" w:rsidRDefault="00F93539" w:rsidP="00CF1049">
      <w:pPr>
        <w:pStyle w:val="1"/>
      </w:pPr>
      <w:ins w:id="51" w:author="Shi Zhaoheng" w:date="2020-10-28T21:42:00Z">
        <w:r>
          <w:t>Web</w:t>
        </w:r>
      </w:ins>
      <w:del w:id="52" w:author="Shi Zhaoheng" w:date="2020-10-28T21:42:00Z">
        <w:r w:rsidR="00491037" w:rsidDel="00F93539">
          <w:delText xml:space="preserve">Model </w:delText>
        </w:r>
      </w:del>
      <w:r w:rsidR="00491037">
        <w:t>design</w:t>
      </w:r>
    </w:p>
    <w:p w14:paraId="43121118" w14:textId="77777777" w:rsidR="005F740F" w:rsidRPr="00B84D58" w:rsidRDefault="005F740F" w:rsidP="005F740F">
      <w:pPr>
        <w:pStyle w:val="3"/>
      </w:pPr>
      <w:r w:rsidRPr="00B84D58">
        <w:t>Frontend</w:t>
      </w:r>
    </w:p>
    <w:p w14:paraId="2726A75A" w14:textId="77777777" w:rsidR="005F740F" w:rsidRDefault="005F740F" w:rsidP="005F740F">
      <w:r>
        <w:t>We decide to build our system as a website that has 5 pages including start page, form page, loading page, result page and error report page.</w:t>
      </w:r>
    </w:p>
    <w:p w14:paraId="10EEF52D" w14:textId="77777777" w:rsidR="005F740F" w:rsidRDefault="005F740F" w:rsidP="005F740F">
      <w:r>
        <w:rPr>
          <w:rFonts w:hint="eastAsia"/>
        </w:rPr>
        <w:t>T</w:t>
      </w:r>
      <w:r>
        <w:t xml:space="preserve">he start page is just a guide page, which tell users the name of the system. When user click the button below, it will enter to next page---form page. </w:t>
      </w:r>
    </w:p>
    <w:p w14:paraId="3A406BC8" w14:textId="77777777" w:rsidR="005F740F" w:rsidRDefault="005F740F" w:rsidP="005F740F">
      <w:r>
        <w:t xml:space="preserve">The form page ask user to fill in the job information that the model need to make decision. It is unnecessary for users to complete all the questions of the form and users can just write down answers you know from job information. Of course, the more information the system gets, the more accurate judgement it will make, so we recommend users to complete as many questions as they can. If you want to test the system first, there are three example cases for users and users just click one of three buttons below the form title, the form will be completed automatically. </w:t>
      </w:r>
    </w:p>
    <w:p w14:paraId="5473A67B" w14:textId="77777777" w:rsidR="005F740F" w:rsidRDefault="005F740F" w:rsidP="005F740F">
      <w:r>
        <w:t xml:space="preserve">As user finish the form and submit the job information, it will be sent to backend and be processed by ensemble model, which will make user wait for the result in the loading page. After a few minutes waiting, the result that system give will present in the result page. If the result shows that the job is a real job, the page will show the result and confidence of this result. The confidence means how confident the system is in the result, which is a percentage value. If the result shows that the job is fake, except those two things that are </w:t>
      </w:r>
      <w:r>
        <w:lastRenderedPageBreak/>
        <w:t xml:space="preserve">mentioned, system will not only show some link for teaching users how to classify whether a job is a real job or not, but also has a button for user to go to the error report page. </w:t>
      </w:r>
    </w:p>
    <w:p w14:paraId="73C699D1" w14:textId="77777777" w:rsidR="005F740F" w:rsidRDefault="005F740F" w:rsidP="005F740F">
      <w:r>
        <w:rPr>
          <w:rFonts w:hint="eastAsia"/>
        </w:rPr>
        <w:t>I</w:t>
      </w:r>
      <w:r>
        <w:t>n the error report page, it will highlight some suspicious sentences in red color to tell user those sentences may be the key sentences that make system consider this job as a fake job.</w:t>
      </w:r>
    </w:p>
    <w:p w14:paraId="2507DEAA" w14:textId="77777777" w:rsidR="005F740F" w:rsidRDefault="005F740F" w:rsidP="005F740F">
      <w:r>
        <w:rPr>
          <w:rFonts w:hint="eastAsia"/>
        </w:rPr>
        <w:t>W</w:t>
      </w:r>
      <w:r>
        <w:t>hen users finish reading error report, they can back to the start page to do another job fraudulence classification.</w:t>
      </w:r>
    </w:p>
    <w:p w14:paraId="39F5DD6D" w14:textId="77777777" w:rsidR="005F740F" w:rsidRDefault="005F740F" w:rsidP="005F740F">
      <w:pPr>
        <w:pStyle w:val="3"/>
      </w:pPr>
      <w:r>
        <w:rPr>
          <w:rFonts w:hint="eastAsia"/>
        </w:rPr>
        <w:t>B</w:t>
      </w:r>
      <w:r>
        <w:t>ackend</w:t>
      </w:r>
    </w:p>
    <w:p w14:paraId="283C64E2" w14:textId="78BCD2B9" w:rsidR="005F740F" w:rsidDel="00F93539" w:rsidRDefault="005F740F" w:rsidP="005F740F">
      <w:pPr>
        <w:pStyle w:val="5"/>
        <w:rPr>
          <w:del w:id="53" w:author="Shi Zhaoheng" w:date="2020-10-28T21:43:00Z"/>
        </w:rPr>
      </w:pPr>
      <w:del w:id="54" w:author="Shi Zhaoheng" w:date="2020-10-28T21:43:00Z">
        <w:r w:rsidDel="00F93539">
          <w:rPr>
            <w:rFonts w:hint="eastAsia"/>
          </w:rPr>
          <w:delText>F</w:delText>
        </w:r>
        <w:r w:rsidDel="00F93539">
          <w:delText>lask</w:delText>
        </w:r>
      </w:del>
    </w:p>
    <w:p w14:paraId="2FF6F41D" w14:textId="77777777" w:rsidR="005F740F" w:rsidRDefault="005F740F" w:rsidP="005F740F">
      <w:r>
        <w:t>We choose flask as our web framework to build the backend system. Flask provides us with tools, libraries and technologies that allow us to build a web application. This web application can be some web pages, a blog, a wiki or go as big as a web-based calendar application or a commercial website.</w:t>
      </w:r>
    </w:p>
    <w:p w14:paraId="2FFFD759" w14:textId="1AF844EA" w:rsidR="005F740F" w:rsidDel="00F93539" w:rsidRDefault="005F740F" w:rsidP="005F740F">
      <w:pPr>
        <w:rPr>
          <w:del w:id="55" w:author="Shi Zhaoheng" w:date="2020-10-28T21:43:00Z"/>
        </w:rPr>
      </w:pPr>
      <w:del w:id="56" w:author="Shi Zhaoheng" w:date="2020-10-28T21:43:00Z">
        <w:r w:rsidDel="00F93539">
          <w:delText>Flask is part of the categories of the micro-framework. Micro-framework is normally framework with little to no dependencies to external libraries. This has pros and cons. Pros would be that the framework is light, there are little dependency to update and watch for security bugs, cons is that some time you will have to do more work by yourself or increase yourself the list of dependencies by adding plugins. In the case of Flask, its dependencies are:</w:delText>
        </w:r>
      </w:del>
    </w:p>
    <w:p w14:paraId="04F550DF" w14:textId="4795E8FE" w:rsidR="005F740F" w:rsidDel="00F93539" w:rsidRDefault="005F740F" w:rsidP="005F740F">
      <w:pPr>
        <w:pStyle w:val="a3"/>
        <w:widowControl w:val="0"/>
        <w:numPr>
          <w:ilvl w:val="0"/>
          <w:numId w:val="20"/>
        </w:numPr>
        <w:ind w:firstLineChars="0"/>
        <w:rPr>
          <w:del w:id="57" w:author="Shi Zhaoheng" w:date="2020-10-28T21:43:00Z"/>
        </w:rPr>
      </w:pPr>
      <w:del w:id="58" w:author="Shi Zhaoheng" w:date="2020-10-28T21:43:00Z">
        <w:r w:rsidDel="00F93539">
          <w:delText>Werkzeug a WSGI utility library</w:delText>
        </w:r>
      </w:del>
    </w:p>
    <w:p w14:paraId="522C1ED4" w14:textId="5335E5EC" w:rsidR="005F740F" w:rsidDel="00F93539" w:rsidRDefault="005F740F" w:rsidP="005F740F">
      <w:pPr>
        <w:pStyle w:val="a3"/>
        <w:widowControl w:val="0"/>
        <w:numPr>
          <w:ilvl w:val="0"/>
          <w:numId w:val="20"/>
        </w:numPr>
        <w:ind w:firstLineChars="0"/>
        <w:rPr>
          <w:del w:id="59" w:author="Shi Zhaoheng" w:date="2020-10-28T21:43:00Z"/>
        </w:rPr>
      </w:pPr>
      <w:del w:id="60" w:author="Shi Zhaoheng" w:date="2020-10-28T21:43:00Z">
        <w:r w:rsidDel="00F93539">
          <w:delText>jinja2 which is its template engine</w:delText>
        </w:r>
      </w:del>
    </w:p>
    <w:p w14:paraId="01A77E1D" w14:textId="4249CEA9" w:rsidR="005F740F" w:rsidDel="00F93539" w:rsidRDefault="005F740F" w:rsidP="005F740F">
      <w:pPr>
        <w:pStyle w:val="5"/>
        <w:rPr>
          <w:del w:id="61" w:author="Shi Zhaoheng" w:date="2020-10-28T21:43:00Z"/>
        </w:rPr>
      </w:pPr>
      <w:del w:id="62" w:author="Shi Zhaoheng" w:date="2020-10-28T21:43:00Z">
        <w:r w:rsidDel="00F93539">
          <w:rPr>
            <w:rFonts w:hint="eastAsia"/>
          </w:rPr>
          <w:delText>R</w:delText>
        </w:r>
        <w:r w:rsidDel="00F93539">
          <w:delText>unning process</w:delText>
        </w:r>
      </w:del>
    </w:p>
    <w:p w14:paraId="119DE2DF" w14:textId="77777777" w:rsidR="005F740F" w:rsidRDefault="005F740F" w:rsidP="005F740F">
      <w:r>
        <w:rPr>
          <w:rFonts w:hint="eastAsia"/>
        </w:rPr>
        <w:t>T</w:t>
      </w:r>
      <w:r>
        <w:t>here are two significant functions of the backend:</w:t>
      </w:r>
    </w:p>
    <w:p w14:paraId="711551A9" w14:textId="77777777" w:rsidR="005F740F" w:rsidRDefault="005F740F" w:rsidP="005F740F">
      <w:pPr>
        <w:pStyle w:val="a3"/>
        <w:widowControl w:val="0"/>
        <w:numPr>
          <w:ilvl w:val="0"/>
          <w:numId w:val="21"/>
        </w:numPr>
        <w:ind w:firstLineChars="0"/>
      </w:pPr>
      <w:r>
        <w:rPr>
          <w:rFonts w:hint="eastAsia"/>
        </w:rPr>
        <w:t>G</w:t>
      </w:r>
      <w:r>
        <w:t>et the job information from form page and build information into a special data structure for model to deal with, finally display the result.</w:t>
      </w:r>
    </w:p>
    <w:p w14:paraId="59EAC521" w14:textId="77777777" w:rsidR="005F740F" w:rsidRDefault="005F740F" w:rsidP="005F740F">
      <w:pPr>
        <w:pStyle w:val="a3"/>
        <w:widowControl w:val="0"/>
        <w:numPr>
          <w:ilvl w:val="0"/>
          <w:numId w:val="21"/>
        </w:numPr>
        <w:ind w:firstLineChars="0"/>
      </w:pPr>
      <w:r>
        <w:t>Highlight the suspicious sentences of the fake job in order to let users know why system think it is a fake job.</w:t>
      </w:r>
    </w:p>
    <w:p w14:paraId="1E996778" w14:textId="77777777" w:rsidR="005F740F" w:rsidRDefault="005F740F" w:rsidP="005F740F">
      <w:r>
        <w:rPr>
          <w:rFonts w:hint="eastAsia"/>
        </w:rPr>
        <w:t>T</w:t>
      </w:r>
      <w:r>
        <w:t>he backend will get the job information from form page. Firstly, system put all text value together as a parameter for bert model, a pretrained model that has ability to understand the context of text. Then, this information will be also converted to DataFrame construction for logistic regression model. The predicted result of two models will be put in the g</w:t>
      </w:r>
      <w:r w:rsidRPr="00787CC0">
        <w:t xml:space="preserve">enetic </w:t>
      </w:r>
      <w:r>
        <w:t>a</w:t>
      </w:r>
      <w:r w:rsidRPr="00787CC0">
        <w:t>lgorithm</w:t>
      </w:r>
      <w:r>
        <w:t xml:space="preserve"> to get the predicted result and confidence which will display in the result page. Also, system will get suspicious words list from the algorithm.</w:t>
      </w:r>
    </w:p>
    <w:p w14:paraId="7E233052" w14:textId="77777777" w:rsidR="005F740F" w:rsidRDefault="005F740F" w:rsidP="005F740F">
      <w:r>
        <w:t xml:space="preserve">If model predict that it is a fake job, the backend will highlight the suspicious sentence. As we have mentioned above, system gets a list of suspicious words, so system will match every word in every sentence with those words in the list. Finally, we can know how many suspicious words in every sentence and if the number of those words in a sentence is </w:t>
      </w:r>
      <w:r>
        <w:lastRenderedPageBreak/>
        <w:t>larger than a threshold, this sentence will be considered as a suspicious sentence. After finishing this work, the processed text will be sent to the error report page.</w:t>
      </w:r>
    </w:p>
    <w:p w14:paraId="6C63932D" w14:textId="745FE3AA" w:rsidR="005F740F" w:rsidRDefault="005F740F" w:rsidP="005F740F">
      <w:r>
        <w:rPr>
          <w:noProof/>
        </w:rPr>
        <w:drawing>
          <wp:inline distT="0" distB="0" distL="0" distR="0" wp14:anchorId="372C3F16" wp14:editId="55DC02AF">
            <wp:extent cx="5357712" cy="2792437"/>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6277" cy="2807325"/>
                    </a:xfrm>
                    <a:prstGeom prst="rect">
                      <a:avLst/>
                    </a:prstGeom>
                    <a:noFill/>
                    <a:ln>
                      <a:noFill/>
                    </a:ln>
                  </pic:spPr>
                </pic:pic>
              </a:graphicData>
            </a:graphic>
          </wp:inline>
        </w:drawing>
      </w:r>
    </w:p>
    <w:p w14:paraId="1DADE6C6" w14:textId="4137D2FE" w:rsidR="008C51F7" w:rsidRPr="005F740F" w:rsidRDefault="008C51F7" w:rsidP="008C51F7">
      <w:pPr>
        <w:pStyle w:val="a3"/>
        <w:numPr>
          <w:ilvl w:val="0"/>
          <w:numId w:val="16"/>
        </w:numPr>
        <w:ind w:firstLineChars="0"/>
        <w:jc w:val="center"/>
      </w:pPr>
      <w:r>
        <w:t>System design</w:t>
      </w:r>
    </w:p>
    <w:p w14:paraId="2F0A55FB" w14:textId="2FB741F3" w:rsidR="000560F8" w:rsidRDefault="00491037" w:rsidP="00A22AF3">
      <w:pPr>
        <w:pStyle w:val="1"/>
      </w:pPr>
      <w:r w:rsidRPr="00491037">
        <w:t>System performance</w:t>
      </w:r>
    </w:p>
    <w:p w14:paraId="2469CB2A" w14:textId="3B86D30C" w:rsidR="00A22AF3" w:rsidRPr="00A22AF3" w:rsidRDefault="00F24E45" w:rsidP="00A22AF3">
      <w:r>
        <w:t xml:space="preserve">Show the performance of the logistic regression and BERT </w:t>
      </w:r>
      <w:r>
        <w:fldChar w:fldCharType="begin"/>
      </w:r>
      <w:r>
        <w:instrText xml:space="preserve"> REF _Ref54213285 \r \h </w:instrText>
      </w:r>
      <w:r>
        <w:fldChar w:fldCharType="separate"/>
      </w:r>
      <w:r>
        <w:t>Table 3</w:t>
      </w:r>
      <w:r>
        <w:fldChar w:fldCharType="end"/>
      </w:r>
      <w:r>
        <w:t xml:space="preserve"> algorithms in </w:t>
      </w:r>
      <w:r>
        <w:fldChar w:fldCharType="begin"/>
      </w:r>
      <w:r>
        <w:instrText xml:space="preserve"> REF _Ref54213285 \h </w:instrText>
      </w:r>
      <w:r>
        <w:fldChar w:fldCharType="separate"/>
      </w:r>
      <w:r>
        <w:t>performance of the LR model in EMSCAD</w:t>
      </w:r>
      <w:r>
        <w:fldChar w:fldCharType="end"/>
      </w:r>
      <w:r>
        <w:t xml:space="preserve"> and </w:t>
      </w:r>
      <w:r>
        <w:fldChar w:fldCharType="begin"/>
      </w:r>
      <w:r>
        <w:instrText xml:space="preserve"> REF _Ref54683564 \r \h </w:instrText>
      </w:r>
      <w:r>
        <w:fldChar w:fldCharType="separate"/>
      </w:r>
      <w:r>
        <w:t>Table 4</w:t>
      </w:r>
      <w:r>
        <w:fldChar w:fldCharType="end"/>
      </w:r>
      <w:r>
        <w:t xml:space="preserve"> </w:t>
      </w:r>
      <w:r>
        <w:fldChar w:fldCharType="begin"/>
      </w:r>
      <w:r>
        <w:instrText xml:space="preserve"> REF _Ref54683564 \h </w:instrText>
      </w:r>
      <w:r>
        <w:fldChar w:fldCharType="separate"/>
      </w:r>
      <w:r>
        <w:t>performance of the BERT model in EMSCAD</w:t>
      </w:r>
      <w:r>
        <w:fldChar w:fldCharType="end"/>
      </w:r>
      <w:r>
        <w:t xml:space="preserve">. Then, we got the GA weight </w:t>
      </w:r>
      <m:oMath>
        <m:r>
          <w:rPr>
            <w:rFonts w:ascii="Cambria Math" w:hAnsi="Cambria Math"/>
          </w:rPr>
          <m:t>Best solution :  [1.17620871, 1.18895564, 0.62855357, 1.2274774 ]</m:t>
        </m:r>
      </m:oMath>
      <w:r>
        <w:t>.</w:t>
      </w:r>
    </w:p>
    <w:p w14:paraId="7A410C8A" w14:textId="64576845" w:rsidR="00491037" w:rsidRDefault="00491037" w:rsidP="00CF1049">
      <w:pPr>
        <w:pStyle w:val="1"/>
      </w:pPr>
      <w:r w:rsidRPr="00491037">
        <w:t>Findings and discussions</w:t>
      </w:r>
    </w:p>
    <w:p w14:paraId="0848032D" w14:textId="7E639B47" w:rsidR="00CF1049" w:rsidRDefault="00A63DAE" w:rsidP="00F5009E">
      <w:pPr>
        <w:pStyle w:val="3"/>
      </w:pPr>
      <w:r>
        <w:t>To solve the unbalanced datase</w:t>
      </w:r>
      <w:r w:rsidR="005D329A">
        <w:rPr>
          <w:rFonts w:hint="eastAsia"/>
        </w:rPr>
        <w:t>t</w:t>
      </w:r>
    </w:p>
    <w:p w14:paraId="3B0BEF58" w14:textId="53E9CA13" w:rsidR="004A730D" w:rsidRDefault="004A730D" w:rsidP="000F2D31">
      <w:r>
        <w:t>What will the unbalanced cause?</w:t>
      </w:r>
    </w:p>
    <w:p w14:paraId="67307F20" w14:textId="2FF73DD5" w:rsidR="000F2D31" w:rsidRDefault="000F2D31" w:rsidP="000F2D31">
      <w:r>
        <w:t>Unbalanced datasets are prevalent in a multitude of fields and sectors, and of course, this includes financial services. From fraud to non-performing loans, data scientists come across them in many contexts. The challenge appears when machine learning algorithms try to identify these rare cases in rather big datasets. Due to the disparity of classes in the variables, the algorithm tends to categorize into the class with more instances, the majority class, while at the same time giving the false sense of a highly accurate model. Both the inability to predict rare events, the minority class, and the misleading accuracy detracts from the predictive models we build.</w:t>
      </w:r>
    </w:p>
    <w:p w14:paraId="139A09C8" w14:textId="2132ABD8" w:rsidR="000F2D31" w:rsidRDefault="000F2D31" w:rsidP="000F2D31">
      <w:r>
        <w:t xml:space="preserve">The challenge of working with unbalanced datasets is that most machine learning techniques will not learn the knowledge of the minority class well and turn have poor </w:t>
      </w:r>
      <w:r>
        <w:lastRenderedPageBreak/>
        <w:t xml:space="preserve">performance on the minority class. although typically the performance on the minority class is most important. </w:t>
      </w:r>
    </w:p>
    <w:p w14:paraId="4E48F17F" w14:textId="27F27452" w:rsidR="000F2D31" w:rsidRPr="000F2D31" w:rsidRDefault="000F2D31" w:rsidP="000F2D31">
      <w:r>
        <w:t>The class imbalance problem between the majority and minority is frustrating, but not unexpected. We will now discuss the main techniques and methods available when dealing with this type of data.</w:t>
      </w:r>
    </w:p>
    <w:p w14:paraId="30D8495F" w14:textId="77777777" w:rsidR="000F2D31" w:rsidRPr="000F2D31" w:rsidRDefault="000F2D31" w:rsidP="000F2D31">
      <w:r w:rsidRPr="000F2D31">
        <w:rPr>
          <w:b/>
          <w:bCs/>
        </w:rPr>
        <w:t>1. Resample the dataset:</w:t>
      </w:r>
    </w:p>
    <w:p w14:paraId="4D57270E" w14:textId="5972B944" w:rsidR="000F2D31" w:rsidRDefault="000F2D31" w:rsidP="000F2D31">
      <w:pPr>
        <w:numPr>
          <w:ilvl w:val="0"/>
          <w:numId w:val="17"/>
        </w:numPr>
      </w:pPr>
      <w:r w:rsidRPr="000F2D31">
        <w:rPr>
          <w:b/>
          <w:bCs/>
        </w:rPr>
        <w:t>Under</w:t>
      </w:r>
      <w:r w:rsidR="00A952B9">
        <w:rPr>
          <w:b/>
          <w:bCs/>
        </w:rPr>
        <w:t>-</w:t>
      </w:r>
      <w:r w:rsidRPr="000F2D31">
        <w:rPr>
          <w:b/>
          <w:bCs/>
        </w:rPr>
        <w:t>sampling:</w:t>
      </w:r>
      <w:r w:rsidRPr="000F2D31">
        <w:t xml:space="preserve"> The idea is to reduce the ratio of instances in the majority and minority levels. </w:t>
      </w:r>
      <w:r w:rsidR="00A952B9">
        <w:t>We</w:t>
      </w:r>
      <w:r w:rsidRPr="000F2D31">
        <w:t xml:space="preserve"> can randomly select observations in the desired ratio — 50/50, 60/40 in a binary case, or 40/30/30 if </w:t>
      </w:r>
      <w:r w:rsidR="00A952B9">
        <w:t>we</w:t>
      </w:r>
      <w:r w:rsidRPr="000F2D31">
        <w:t xml:space="preserve"> have three classes. In this case, taking a random sample without replacement would be enough. </w:t>
      </w:r>
      <w:r w:rsidR="00A952B9">
        <w:t>We</w:t>
      </w:r>
      <w:r w:rsidRPr="000F2D31">
        <w:t xml:space="preserve"> can carry out an informed </w:t>
      </w:r>
      <w:r w:rsidR="00A952B9" w:rsidRPr="000F2D31">
        <w:t>under sampling</w:t>
      </w:r>
      <w:r w:rsidRPr="000F2D31">
        <w:t xml:space="preserve"> by looking at the distribution of the data and selecting the observations to discard. In this last case, </w:t>
      </w:r>
      <w:r w:rsidR="00A952B9">
        <w:t>we</w:t>
      </w:r>
      <w:r w:rsidRPr="000F2D31">
        <w:t xml:space="preserve"> can first try using a clustering technique or k-NN (k-nearest neighbors algorithm) to obtain a </w:t>
      </w:r>
      <w:r w:rsidR="00A952B9" w:rsidRPr="000F2D31">
        <w:t>down sampled</w:t>
      </w:r>
      <w:r w:rsidRPr="000F2D31">
        <w:t xml:space="preserve"> dataset. This dataset includes observations of every natural group of data inside the majority class. This way, </w:t>
      </w:r>
      <w:r w:rsidR="00A952B9">
        <w:t>we</w:t>
      </w:r>
      <w:r w:rsidRPr="000F2D31">
        <w:t xml:space="preserve"> retain all the underlying information in the sample. Otherwise, random </w:t>
      </w:r>
      <w:r w:rsidR="00A952B9" w:rsidRPr="000F2D31">
        <w:t>down sampling</w:t>
      </w:r>
      <w:r w:rsidRPr="000F2D31">
        <w:t xml:space="preserve"> may select all of one type of observation, and </w:t>
      </w:r>
      <w:r w:rsidR="00A952B9">
        <w:t>we</w:t>
      </w:r>
      <w:r w:rsidRPr="000F2D31">
        <w:t xml:space="preserve"> will lose valuable information from the sample. During the resampling, </w:t>
      </w:r>
      <w:r w:rsidR="00A952B9">
        <w:t>we</w:t>
      </w:r>
      <w:r w:rsidRPr="000F2D31">
        <w:t xml:space="preserve"> can try different ratios as each class does not have to contain the same number of observations</w:t>
      </w:r>
      <w:r w:rsidR="008C51F7">
        <w:t xml:space="preserve">. We can see it clearly in </w:t>
      </w:r>
      <w:r w:rsidR="008C51F7">
        <w:fldChar w:fldCharType="begin"/>
      </w:r>
      <w:r w:rsidR="008C51F7">
        <w:instrText xml:space="preserve"> REF _Ref54683165 \r \h </w:instrText>
      </w:r>
      <w:r w:rsidR="008C51F7">
        <w:fldChar w:fldCharType="separate"/>
      </w:r>
      <w:r w:rsidR="008C51F7">
        <w:t>Figure 14</w:t>
      </w:r>
      <w:r w:rsidR="008C51F7">
        <w:fldChar w:fldCharType="end"/>
      </w:r>
      <w:r w:rsidR="008C51F7">
        <w:t>.</w:t>
      </w:r>
    </w:p>
    <w:p w14:paraId="6BBC62A7" w14:textId="24E205EF" w:rsidR="000F2D31" w:rsidRDefault="000F2D31" w:rsidP="009203AE">
      <w:pPr>
        <w:ind w:left="720"/>
        <w:rPr>
          <w:rFonts w:ascii="Times New Roman" w:hAnsi="Times New Roman"/>
          <w:sz w:val="24"/>
        </w:rPr>
      </w:pPr>
      <w:r w:rsidRPr="000F2D31">
        <w:rPr>
          <w:rFonts w:ascii="Times New Roman" w:hAnsi="Times New Roman"/>
          <w:sz w:val="24"/>
        </w:rPr>
        <w:fldChar w:fldCharType="begin"/>
      </w:r>
      <w:r w:rsidRPr="000F2D31">
        <w:rPr>
          <w:rFonts w:ascii="Times New Roman" w:hAnsi="Times New Roman"/>
          <w:sz w:val="24"/>
        </w:rPr>
        <w:instrText xml:space="preserve"> INCLUDEPICTURE "https://miro.medium.com/max/4888/1*ENvt_PTaH5v4BXZfd-3pMA.png" \* MERGEFORMATINET </w:instrText>
      </w:r>
      <w:r w:rsidRPr="000F2D31">
        <w:rPr>
          <w:rFonts w:ascii="Times New Roman" w:hAnsi="Times New Roman"/>
          <w:sz w:val="24"/>
        </w:rPr>
        <w:fldChar w:fldCharType="separate"/>
      </w:r>
      <w:r w:rsidRPr="000F2D31">
        <w:rPr>
          <w:noProof/>
        </w:rPr>
        <w:drawing>
          <wp:inline distT="0" distB="0" distL="0" distR="0" wp14:anchorId="65762CAB" wp14:editId="7B57BF63">
            <wp:extent cx="4843097" cy="2085109"/>
            <wp:effectExtent l="0" t="0" r="0" b="0"/>
            <wp:docPr id="99" name="图片 9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Image for po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6894" cy="2091049"/>
                    </a:xfrm>
                    <a:prstGeom prst="rect">
                      <a:avLst/>
                    </a:prstGeom>
                    <a:noFill/>
                    <a:ln>
                      <a:noFill/>
                    </a:ln>
                  </pic:spPr>
                </pic:pic>
              </a:graphicData>
            </a:graphic>
          </wp:inline>
        </w:drawing>
      </w:r>
      <w:r w:rsidRPr="000F2D31">
        <w:rPr>
          <w:rFonts w:ascii="Times New Roman" w:hAnsi="Times New Roman"/>
          <w:sz w:val="24"/>
        </w:rPr>
        <w:fldChar w:fldCharType="end"/>
      </w:r>
    </w:p>
    <w:p w14:paraId="0E0A59A6" w14:textId="7F2170CE" w:rsidR="008C51F7" w:rsidRPr="000F2D31" w:rsidRDefault="008C51F7" w:rsidP="008C51F7">
      <w:pPr>
        <w:pStyle w:val="a3"/>
        <w:numPr>
          <w:ilvl w:val="0"/>
          <w:numId w:val="16"/>
        </w:numPr>
        <w:ind w:firstLineChars="0"/>
        <w:jc w:val="center"/>
      </w:pPr>
      <w:bookmarkStart w:id="63" w:name="_Ref54683165"/>
      <w:r w:rsidRPr="008C51F7">
        <w:t>Resample the dataset</w:t>
      </w:r>
      <w:bookmarkEnd w:id="63"/>
    </w:p>
    <w:p w14:paraId="778FA181" w14:textId="2D40CF4D" w:rsidR="000F2D31" w:rsidRDefault="000F2D31" w:rsidP="000F2D31">
      <w:pPr>
        <w:numPr>
          <w:ilvl w:val="0"/>
          <w:numId w:val="17"/>
        </w:numPr>
      </w:pPr>
      <w:r w:rsidRPr="000F2D31">
        <w:rPr>
          <w:b/>
          <w:bCs/>
        </w:rPr>
        <w:t>Overs</w:t>
      </w:r>
      <w:r w:rsidR="00A952B9">
        <w:rPr>
          <w:b/>
          <w:bCs/>
        </w:rPr>
        <w:t>-</w:t>
      </w:r>
      <w:r w:rsidR="009203AE">
        <w:rPr>
          <w:b/>
          <w:bCs/>
        </w:rPr>
        <w:t>s</w:t>
      </w:r>
      <w:r w:rsidRPr="000F2D31">
        <w:rPr>
          <w:b/>
          <w:bCs/>
        </w:rPr>
        <w:t>ampling:</w:t>
      </w:r>
      <w:r w:rsidRPr="000F2D31">
        <w:t> </w:t>
      </w:r>
      <w:r w:rsidR="00A952B9">
        <w:t>We</w:t>
      </w:r>
      <w:r w:rsidRPr="000F2D31">
        <w:t xml:space="preserve"> can create synthetical observations of the minority class based on the available data. Some algorithms that allow for this include Variational Autoencoders (VAE), SMOTE (Synthetic Minority Over-sampling Technique) or MSMOTE (Modified Synthetic Minority Over-</w:t>
      </w:r>
      <w:r w:rsidR="00A952B9" w:rsidRPr="000F2D31">
        <w:t>Sampling</w:t>
      </w:r>
      <w:r w:rsidRPr="000F2D31">
        <w:t xml:space="preserve"> Technique)</w:t>
      </w:r>
      <w:r w:rsidR="00A952B9">
        <w:t xml:space="preserve"> or EDA (E</w:t>
      </w:r>
      <w:r w:rsidR="00A952B9" w:rsidRPr="00F5009E">
        <w:t xml:space="preserve">asy </w:t>
      </w:r>
      <w:r w:rsidR="00A952B9">
        <w:t>D</w:t>
      </w:r>
      <w:r w:rsidR="00A952B9" w:rsidRPr="00F5009E">
        <w:t xml:space="preserve">ata </w:t>
      </w:r>
      <w:r w:rsidR="00A952B9">
        <w:t>A</w:t>
      </w:r>
      <w:r w:rsidR="00A952B9" w:rsidRPr="00F5009E">
        <w:t xml:space="preserve">ugmentation </w:t>
      </w:r>
      <w:r w:rsidR="00A952B9">
        <w:t>T</w:t>
      </w:r>
      <w:r w:rsidR="00A952B9" w:rsidRPr="00F5009E">
        <w:t>echniques</w:t>
      </w:r>
      <w:r w:rsidR="00A952B9">
        <w:t>)</w:t>
      </w:r>
      <w:r w:rsidRPr="000F2D31">
        <w:t>.</w:t>
      </w:r>
    </w:p>
    <w:p w14:paraId="49A3BF5A" w14:textId="1ECDD120" w:rsidR="000F2D31" w:rsidRDefault="000F2D31" w:rsidP="00A952B9">
      <w:pPr>
        <w:ind w:left="720"/>
      </w:pPr>
      <w:r w:rsidRPr="000F2D31">
        <w:rPr>
          <w:b/>
          <w:bCs/>
        </w:rPr>
        <w:t>For SMOTE</w:t>
      </w:r>
      <w:r>
        <w:t>:</w:t>
      </w:r>
      <w:r w:rsidRPr="000F2D31">
        <w:t xml:space="preserve"> </w:t>
      </w:r>
      <w:r w:rsidR="00A952B9">
        <w:t>we</w:t>
      </w:r>
      <w:r w:rsidRPr="000F2D31">
        <w:t xml:space="preserve"> select some observations (20, 30 or 50, the number is changeable) and use a distance measure to synthetically generate a new instance with the same “properties” for the available features. Analyzing one feature at a time, SMOTE takes the difference between an observation and its nearest neighbor. It multiplies the difference with a random number between zero and one. Then, it identifies a new point by adding the random number to the feature. This way, SMOTE does not copy observations and instead creates a new, synthetic one.</w:t>
      </w:r>
    </w:p>
    <w:p w14:paraId="777F4DD6" w14:textId="77777777" w:rsidR="000F2D31" w:rsidRPr="000F2D31" w:rsidRDefault="000F2D31" w:rsidP="000F2D31">
      <w:pPr>
        <w:rPr>
          <w:b/>
          <w:bCs/>
        </w:rPr>
      </w:pPr>
      <w:r w:rsidRPr="000F2D31">
        <w:rPr>
          <w:b/>
          <w:bCs/>
        </w:rPr>
        <w:t>2. Collect more data from the minority class</w:t>
      </w:r>
    </w:p>
    <w:p w14:paraId="69DA0EFD" w14:textId="77777777" w:rsidR="000F2D31" w:rsidRPr="000F2D31" w:rsidRDefault="000F2D31" w:rsidP="000F2D31">
      <w:r w:rsidRPr="000F2D31">
        <w:lastRenderedPageBreak/>
        <w:t>This option appears trivial, but it solves the problem when it is applicable.</w:t>
      </w:r>
    </w:p>
    <w:p w14:paraId="2F861346" w14:textId="77777777" w:rsidR="000F2D31" w:rsidRPr="000F2D31" w:rsidRDefault="000F2D31" w:rsidP="000F2D31">
      <w:pPr>
        <w:rPr>
          <w:b/>
          <w:bCs/>
        </w:rPr>
      </w:pPr>
      <w:r w:rsidRPr="000F2D31">
        <w:rPr>
          <w:b/>
          <w:bCs/>
        </w:rPr>
        <w:t>3. Use the “adequate” correct algorithm</w:t>
      </w:r>
    </w:p>
    <w:p w14:paraId="36747D06" w14:textId="3E599D41" w:rsidR="000F2D31" w:rsidRDefault="000F2D31" w:rsidP="000F2D31">
      <w:r>
        <w:t xml:space="preserve">Some algorithms are more robust than others. A mastery of the theory behind each algorithm will help </w:t>
      </w:r>
      <w:r w:rsidR="00A952B9">
        <w:t>us</w:t>
      </w:r>
      <w:r>
        <w:t xml:space="preserve"> understand their strengths and weaknesses in various situations. Remember, machine learning algorithms are chosen based on the input data and learning task at hand.</w:t>
      </w:r>
    </w:p>
    <w:p w14:paraId="358EB415" w14:textId="69C7E1C9" w:rsidR="00A952B9" w:rsidRPr="00A952B9" w:rsidRDefault="00A952B9" w:rsidP="00A952B9">
      <w:pPr>
        <w:rPr>
          <w:b/>
          <w:bCs/>
        </w:rPr>
      </w:pPr>
      <w:r w:rsidRPr="00A952B9">
        <w:rPr>
          <w:b/>
          <w:bCs/>
        </w:rPr>
        <w:t xml:space="preserve">4. Change </w:t>
      </w:r>
      <w:r>
        <w:rPr>
          <w:b/>
          <w:bCs/>
        </w:rPr>
        <w:t>our</w:t>
      </w:r>
      <w:r w:rsidRPr="00A952B9">
        <w:rPr>
          <w:b/>
          <w:bCs/>
        </w:rPr>
        <w:t xml:space="preserve"> approach</w:t>
      </w:r>
    </w:p>
    <w:p w14:paraId="1ACA19B5" w14:textId="2DBFF96F" w:rsidR="00A952B9" w:rsidRPr="00A952B9" w:rsidRDefault="00A952B9" w:rsidP="00A952B9">
      <w:r>
        <w:t>Instead of building a classifier, sometimes it is beneficial to change our approach and the scope; one option would be to analyze our data from the ‘anomaly detection’ point of view. Then, we can apply from ‘One Class SVM’ to ‘Local Outlier Factor (LOF)’ algorithms.</w:t>
      </w:r>
    </w:p>
    <w:p w14:paraId="5A3C8886" w14:textId="77777777" w:rsidR="00A952B9" w:rsidRPr="00A952B9" w:rsidRDefault="00A952B9" w:rsidP="00A952B9">
      <w:pPr>
        <w:rPr>
          <w:b/>
          <w:bCs/>
        </w:rPr>
      </w:pPr>
      <w:r w:rsidRPr="00A952B9">
        <w:rPr>
          <w:b/>
          <w:bCs/>
        </w:rPr>
        <w:t>5. Use penalized models</w:t>
      </w:r>
    </w:p>
    <w:p w14:paraId="42662AAF" w14:textId="48D02739" w:rsidR="00A952B9" w:rsidRDefault="00A952B9" w:rsidP="00A952B9">
      <w:r>
        <w:t>Many algorithms have their own penalized version. Usually, algorithms treat all misclassifications the same, so the idea is to penalize misclassifications from the minority class more than the majority. Mistakes made during training carry an additional cost (that is why they are called cost-sensitive classifiers), but in theory, these penalties help the model improve the attention given to the minority class. Sometimes, the penalties are called weights. Achieving the correct matrix of penalties can be difficult and sometimes does not do much to improve results, so try several schemas until we find the one that works best for our situation.</w:t>
      </w:r>
    </w:p>
    <w:p w14:paraId="28DB4662" w14:textId="2244320D" w:rsidR="00A952B9" w:rsidRPr="00A952B9" w:rsidRDefault="00A952B9" w:rsidP="00A952B9">
      <w:r>
        <w:t xml:space="preserve">In this project we use a way of oversampling, called EDA, </w:t>
      </w:r>
      <w:r w:rsidR="009203AE">
        <w:t>to make our dataset balanced.</w:t>
      </w:r>
    </w:p>
    <w:p w14:paraId="27860E79" w14:textId="4AFA2334" w:rsidR="00491037" w:rsidRDefault="00A80175" w:rsidP="00F5009E">
      <w:pPr>
        <w:pStyle w:val="3"/>
      </w:pPr>
      <w:r>
        <w:t>Fine tune different models</w:t>
      </w:r>
    </w:p>
    <w:p w14:paraId="4B1FB0CD" w14:textId="1E72299C" w:rsidR="00B452B7" w:rsidRDefault="00530ABE" w:rsidP="004A730D">
      <w:r>
        <w:t>In this project, we try four algorithms on the dataset, EMSCAD.</w:t>
      </w:r>
      <w:r w:rsidR="00B452B7" w:rsidRPr="00B452B7">
        <w:t xml:space="preserve"> </w:t>
      </w:r>
      <w:r w:rsidR="00B452B7" w:rsidRPr="004A730D">
        <w:t>Ensemble methods is a machine learning technique that combines several base models in order to produce one optimal predictive model.</w:t>
      </w:r>
    </w:p>
    <w:p w14:paraId="648BB036" w14:textId="6E1F5FF9" w:rsidR="00332B14" w:rsidRDefault="00B452B7" w:rsidP="004A730D">
      <w:pPr>
        <w:rPr>
          <w:rFonts w:ascii="微软雅黑" w:eastAsia="微软雅黑" w:hAnsi="微软雅黑" w:cs="微软雅黑"/>
        </w:rPr>
      </w:pPr>
      <w:r>
        <w:t>The four models contain four algorithms random forest, naïve bayes, logistic regression and BERT. We divided the same range of training and test dataset for those four models. And, after finetune them, the performance of these four models are different from each other. As we can see the results shown on the tools/techniques and appendix of the project report. Even though, t</w:t>
      </w:r>
      <w:r w:rsidRPr="00B452B7">
        <w:t xml:space="preserve">he goal of any machine learning problem is to find a single model that will best predict our wanted outcome. Rather than making one model and hoping this model is the best/most accurate predictor we can make, ensemble methods take a myriad of models into account, and average those models to produce one final model. </w:t>
      </w:r>
    </w:p>
    <w:p w14:paraId="44B1B371" w14:textId="7DDC9963" w:rsidR="00332B14" w:rsidRDefault="00332B14" w:rsidP="00332B14">
      <w:pPr>
        <w:pStyle w:val="3"/>
      </w:pPr>
      <w:r>
        <w:t>To make the model visualized</w:t>
      </w:r>
    </w:p>
    <w:p w14:paraId="12F56CE5" w14:textId="20CF03B4" w:rsidR="00332B14" w:rsidRDefault="0011315A" w:rsidP="00332B14">
      <w:r w:rsidRPr="0011315A">
        <w:t>How BERT leverage attention mechanism and transformer to learn word contextual relations</w:t>
      </w:r>
      <w:r>
        <w:t xml:space="preserve">? </w:t>
      </w:r>
      <w:r w:rsidRPr="0011315A">
        <w:t xml:space="preserve">Underlying BERT is the Transformer model, a type of neural network that accepts a sequence as input (e.g. a sequence of words) and produces some output (e.g. sentiment prediction). Unlike traditional recurrent networks such as LSTMs, which process each sequence element in turn, the Transformer processes all elements simultaneously by forming direct connections between individual elements through a process </w:t>
      </w:r>
      <w:r w:rsidR="006A1D8C" w:rsidRPr="0011315A">
        <w:t>known</w:t>
      </w:r>
      <w:r w:rsidRPr="0011315A">
        <w:t xml:space="preserve"> as </w:t>
      </w:r>
      <w:r w:rsidRPr="0011315A">
        <w:lastRenderedPageBreak/>
        <w:t>attention. Not only does this enable greater parallelization, but it also results in higher accuracy across a range of tasks.</w:t>
      </w:r>
    </w:p>
    <w:p w14:paraId="383FD6A3" w14:textId="5027D692" w:rsidR="0011315A" w:rsidRDefault="0011315A" w:rsidP="0011315A">
      <w:r>
        <w:t>The above visualization shows one attention mechanism within the model. BERT actually learns multiple attention mechanisms, called heads, which operate in parallel to one another. As we’ll see shortly, multi-head attention enables the model to capture a broader range of relationships between words than would be possible with a single attention mechanism.</w:t>
      </w:r>
      <w:r w:rsidR="00D02C59">
        <w:fldChar w:fldCharType="begin"/>
      </w:r>
      <w:r w:rsidR="00D02C59">
        <w:instrText xml:space="preserve"> REF _Ref54699925 \r \h </w:instrText>
      </w:r>
      <w:r w:rsidR="00D02C59">
        <w:fldChar w:fldCharType="separate"/>
      </w:r>
      <w:r w:rsidR="00D02C59">
        <w:t>[13]</w:t>
      </w:r>
      <w:r w:rsidR="00D02C59">
        <w:fldChar w:fldCharType="end"/>
      </w:r>
    </w:p>
    <w:p w14:paraId="6E26C7FD" w14:textId="40CDD028" w:rsidR="0011315A" w:rsidRDefault="0011315A" w:rsidP="0011315A">
      <w:r>
        <w:t>BERT also stacks multiple layers of attention, each of which operates on the output of the layer that came before. Through this repeated composition of word embeddings, BERT is able to form very rich representations as it gets to the deepest layers of the model.</w:t>
      </w:r>
    </w:p>
    <w:p w14:paraId="32B7581D" w14:textId="3CA338AA" w:rsidR="006A1D8C" w:rsidRPr="006A1D8C" w:rsidRDefault="006C5903" w:rsidP="0011315A">
      <w:r>
        <w:t>We</w:t>
      </w:r>
      <w:r w:rsidR="006A1D8C" w:rsidRPr="006A1D8C">
        <w:t xml:space="preserve"> tr</w:t>
      </w:r>
      <w:r w:rsidR="005209B1">
        <w:t>ied</w:t>
      </w:r>
      <w:r w:rsidR="006A1D8C" w:rsidRPr="006A1D8C">
        <w:t xml:space="preserve"> to extract the </w:t>
      </w:r>
      <w:r w:rsidR="005209B1">
        <w:t>self-</w:t>
      </w:r>
      <w:r w:rsidR="006A1D8C" w:rsidRPr="006A1D8C">
        <w:t>attention score</w:t>
      </w:r>
      <w:r w:rsidR="007063BA">
        <w:t>s</w:t>
      </w:r>
      <w:r w:rsidR="006A1D8C" w:rsidRPr="006A1D8C">
        <w:t xml:space="preserve"> </w:t>
      </w:r>
      <w:r w:rsidR="005209B1">
        <w:t>according to</w:t>
      </w:r>
      <w:r w:rsidR="007063BA">
        <w:t xml:space="preserve"> [CLS]</w:t>
      </w:r>
      <w:r w:rsidR="005209B1">
        <w:t xml:space="preserve"> token</w:t>
      </w:r>
      <w:r w:rsidR="007063BA">
        <w:t xml:space="preserve"> in</w:t>
      </w:r>
      <w:r w:rsidR="006A1D8C" w:rsidRPr="006A1D8C">
        <w:t xml:space="preserve"> </w:t>
      </w:r>
      <w:r w:rsidR="007063BA">
        <w:t xml:space="preserve">last hidden </w:t>
      </w:r>
      <w:r w:rsidR="005209B1">
        <w:t xml:space="preserve">layer of </w:t>
      </w:r>
      <w:r w:rsidR="007063BA" w:rsidRPr="006A1D8C">
        <w:t xml:space="preserve"> </w:t>
      </w:r>
      <w:r w:rsidR="006A1D8C" w:rsidRPr="006A1D8C">
        <w:t xml:space="preserve">the </w:t>
      </w:r>
      <w:r w:rsidR="007063BA">
        <w:t>BERT</w:t>
      </w:r>
      <w:r w:rsidR="006A1D8C" w:rsidRPr="006A1D8C">
        <w:t xml:space="preserve"> </w:t>
      </w:r>
      <w:r w:rsidR="007063BA" w:rsidRPr="006A1D8C">
        <w:t>model. After</w:t>
      </w:r>
      <w:r w:rsidR="006A1D8C" w:rsidRPr="006A1D8C">
        <w:t xml:space="preserve"> added and </w:t>
      </w:r>
      <w:r w:rsidR="007063BA" w:rsidRPr="006A1D8C">
        <w:t>modified</w:t>
      </w:r>
      <w:r w:rsidR="006A1D8C" w:rsidRPr="006A1D8C">
        <w:t xml:space="preserve"> some code on the original simpleclassification</w:t>
      </w:r>
      <w:r w:rsidR="006A1D8C">
        <w:t xml:space="preserve"> library</w:t>
      </w:r>
      <w:r w:rsidR="006A1D8C" w:rsidRPr="006A1D8C">
        <w:t xml:space="preserve"> and transformer </w:t>
      </w:r>
      <w:r>
        <w:t>python</w:t>
      </w:r>
      <w:r w:rsidR="006A1D8C" w:rsidRPr="006A1D8C">
        <w:t xml:space="preserve"> documents.</w:t>
      </w:r>
      <w:r w:rsidR="007063BA">
        <w:t xml:space="preserve"> T</w:t>
      </w:r>
      <w:r w:rsidR="006A1D8C" w:rsidRPr="006A1D8C">
        <w:t xml:space="preserve">hen, </w:t>
      </w:r>
      <w:r>
        <w:t>we</w:t>
      </w:r>
      <w:r w:rsidR="006A1D8C" w:rsidRPr="006A1D8C">
        <w:t xml:space="preserve"> can make the model return the </w:t>
      </w:r>
      <w:r w:rsidR="007063BA" w:rsidRPr="006A1D8C">
        <w:t>wordlist</w:t>
      </w:r>
      <w:r w:rsidR="006A1D8C" w:rsidRPr="006A1D8C">
        <w:t xml:space="preserve"> refer to the attention score. </w:t>
      </w:r>
      <w:r w:rsidRPr="006A1D8C">
        <w:t>those</w:t>
      </w:r>
      <w:r w:rsidR="006A1D8C" w:rsidRPr="006A1D8C">
        <w:t xml:space="preserve"> words highlighted is the suspicious part of scam job ads or real job. and the </w:t>
      </w:r>
      <w:r w:rsidR="007063BA" w:rsidRPr="006A1D8C">
        <w:t>wordlist</w:t>
      </w:r>
      <w:r w:rsidR="006A1D8C" w:rsidRPr="006A1D8C">
        <w:t xml:space="preserve"> is not the best way for our human-being to understand the meaning of the sentences. </w:t>
      </w:r>
      <w:r w:rsidR="007063BA">
        <w:t>S</w:t>
      </w:r>
      <w:r w:rsidR="007063BA" w:rsidRPr="006A1D8C">
        <w:t>o,</w:t>
      </w:r>
      <w:r w:rsidR="006A1D8C" w:rsidRPr="006A1D8C">
        <w:t xml:space="preserve"> we </w:t>
      </w:r>
      <w:r w:rsidR="007063BA" w:rsidRPr="006A1D8C">
        <w:t>choose to</w:t>
      </w:r>
      <w:r w:rsidR="006A1D8C" w:rsidRPr="006A1D8C">
        <w:t xml:space="preserve"> highlight the whole sentence which contains the word in </w:t>
      </w:r>
      <w:r w:rsidR="007063BA" w:rsidRPr="006A1D8C">
        <w:t>wordlist</w:t>
      </w:r>
      <w:r w:rsidR="006A1D8C" w:rsidRPr="006A1D8C">
        <w:t>.</w:t>
      </w:r>
    </w:p>
    <w:p w14:paraId="0C574A8F" w14:textId="6D65103B" w:rsidR="0011315A" w:rsidRPr="0011315A" w:rsidRDefault="004E0C34" w:rsidP="0011315A">
      <w:r>
        <w:t xml:space="preserve">According to </w:t>
      </w:r>
      <w:r w:rsidR="005119D7">
        <w:t>those knowledges</w:t>
      </w:r>
      <w:r>
        <w:t xml:space="preserve"> above, now we can highlight the scam part of a job advertisement.</w:t>
      </w:r>
    </w:p>
    <w:p w14:paraId="30FF525E" w14:textId="7391AC6A" w:rsidR="00A80175" w:rsidRDefault="005D329A" w:rsidP="00C85F2A">
      <w:pPr>
        <w:pStyle w:val="1"/>
      </w:pPr>
      <w:r>
        <w:t>A</w:t>
      </w:r>
      <w:r w:rsidR="00C85F2A" w:rsidRPr="00C85F2A">
        <w:t>ppendix</w:t>
      </w:r>
      <w:r w:rsidR="00A80175">
        <w:tab/>
      </w:r>
    </w:p>
    <w:p w14:paraId="12AF16FD" w14:textId="77777777" w:rsidR="00154746" w:rsidRDefault="00154746" w:rsidP="00154746">
      <w:pPr>
        <w:pStyle w:val="2"/>
      </w:pPr>
      <w:r w:rsidRPr="00C85F2A">
        <w:t>Tentative algorithm</w:t>
      </w:r>
    </w:p>
    <w:p w14:paraId="62119684" w14:textId="77777777" w:rsidR="00154746" w:rsidRDefault="00154746" w:rsidP="00154746">
      <w:r>
        <w:t>We tried those flowing techniques in the EMSCAD, the average performance of these two algorithms was about 82%. It is quite low, so we finally give them up.</w:t>
      </w:r>
    </w:p>
    <w:p w14:paraId="57C81F0B" w14:textId="77777777" w:rsidR="00154746" w:rsidRDefault="00154746" w:rsidP="00154746">
      <w:pPr>
        <w:pStyle w:val="3"/>
      </w:pPr>
      <w:r>
        <w:t>TF-IDF</w:t>
      </w:r>
    </w:p>
    <w:p w14:paraId="335BC1B6" w14:textId="77777777" w:rsidR="00154746" w:rsidRPr="008E38F1" w:rsidRDefault="00154746" w:rsidP="00154746">
      <w:pPr>
        <w:pStyle w:val="4"/>
      </w:pPr>
      <w:r w:rsidRPr="00413485">
        <w:t>Introduction</w:t>
      </w:r>
    </w:p>
    <w:p w14:paraId="62233F5A" w14:textId="77777777" w:rsidR="00154746" w:rsidRDefault="00154746" w:rsidP="00154746">
      <w:r>
        <w:t xml:space="preserve">the </w:t>
      </w:r>
      <w:r w:rsidRPr="008E38F1">
        <w:t>TF-IDF</w:t>
      </w:r>
      <w:r>
        <w:t xml:space="preserve"> is a kind of preprocessing method we chose for the naïve bayes algorithm.</w:t>
      </w:r>
    </w:p>
    <w:p w14:paraId="7D425089" w14:textId="77777777" w:rsidR="00154746" w:rsidRPr="005244EC" w:rsidRDefault="00154746" w:rsidP="00154746">
      <w:r w:rsidRPr="005244EC">
        <w:t xml:space="preserve">Typically, the </w:t>
      </w:r>
      <w:r w:rsidRPr="008E38F1">
        <w:t>TF-IDF</w:t>
      </w:r>
      <w:r w:rsidRPr="005244EC">
        <w:t xml:space="preserve"> weight is composed by two terms: the first computes the normalized Term Frequency (TF), aka. the number of times a word appears in a document, divided by the total number of words in that document; the second term is the Inverse Document Frequency (IDF), computed as the logarithm of the number of the documents in the corpus divided by the number of documents where the specific term appears.</w:t>
      </w:r>
    </w:p>
    <w:p w14:paraId="57C83779" w14:textId="47DDA23F" w:rsidR="00850041" w:rsidRPr="005244EC" w:rsidRDefault="00154746" w:rsidP="00887510">
      <w:pPr>
        <w:numPr>
          <w:ilvl w:val="0"/>
          <w:numId w:val="7"/>
        </w:numPr>
      </w:pPr>
      <w:r w:rsidRPr="005244EC">
        <w:rPr>
          <w:b/>
          <w:bCs/>
        </w:rPr>
        <w:t>TF: Term Frequency</w:t>
      </w:r>
      <w:r w:rsidRPr="005244EC">
        <w:t xml:space="preserve">, which measures how frequently a term occurs in a document. Since every document is different in length, it is possible that a term would appear much more times in long documents than shorter ones. Thus, the </w:t>
      </w:r>
      <w:r w:rsidRPr="005244EC">
        <w:lastRenderedPageBreak/>
        <w:t>term frequency is often divided by the document length (aka. the total number of terms in the document) as a way of normalization:</w:t>
      </w:r>
      <w:r w:rsidRPr="005244EC">
        <w:br/>
      </w:r>
      <m:oMathPara>
        <m:oMath>
          <m:r>
            <w:rPr>
              <w:rFonts w:ascii="Cambria Math" w:hAnsi="Cambria Math"/>
            </w:rPr>
            <m:t>TF(t) = (Number of times term t appears in a document) / (Total number of terms in the document).</m:t>
          </m:r>
        </m:oMath>
      </m:oMathPara>
    </w:p>
    <w:p w14:paraId="51DD7178" w14:textId="79E3EAE7" w:rsidR="00154746" w:rsidRPr="008E38F1" w:rsidRDefault="00154746" w:rsidP="00154746">
      <w:pPr>
        <w:numPr>
          <w:ilvl w:val="0"/>
          <w:numId w:val="7"/>
        </w:numPr>
      </w:pPr>
      <w:r w:rsidRPr="005244EC">
        <w:rPr>
          <w:b/>
          <w:bCs/>
        </w:rPr>
        <w:t>IDF: Inverse Document Frequency</w:t>
      </w:r>
      <w:r w:rsidRPr="005244EC">
        <w:t>, which measures how important a term is. While computing TF, all terms are considered equally important. However it is known that certain terms, such as "is", "of", and "that", may appear a lot of times but have little importance. Thus we need to weigh down the frequent terms while scale up the rare ones, by computing the following:</w:t>
      </w:r>
      <w:r w:rsidRPr="005244EC">
        <w:br/>
      </w:r>
      <m:oMathPara>
        <m:oMath>
          <m:r>
            <w:rPr>
              <w:rFonts w:ascii="Cambria Math" w:hAnsi="Cambria Math"/>
            </w:rPr>
            <m:t>IDF(t) = log_e(Total number of documents / Number of documents with term t in it).</m:t>
          </m:r>
        </m:oMath>
      </m:oMathPara>
    </w:p>
    <w:p w14:paraId="3756F6AA" w14:textId="77777777" w:rsidR="00154746" w:rsidRDefault="00154746" w:rsidP="00154746">
      <w:pPr>
        <w:pStyle w:val="4"/>
      </w:pPr>
      <w:r>
        <w:t>Appling in EMSCAD</w:t>
      </w:r>
    </w:p>
    <w:p w14:paraId="1E41AB15" w14:textId="77777777" w:rsidR="00154746" w:rsidRDefault="00154746" w:rsidP="00154746">
      <w:r>
        <w:rPr>
          <w:rFonts w:eastAsiaTheme="minorEastAsia" w:cstheme="minorBidi" w:hint="eastAsia"/>
          <w:noProof/>
          <w:kern w:val="2"/>
        </w:rPr>
        <w:drawing>
          <wp:inline distT="0" distB="0" distL="0" distR="0" wp14:anchorId="368A3E49" wp14:editId="70844D49">
            <wp:extent cx="5274310" cy="2707005"/>
            <wp:effectExtent l="0" t="0" r="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07005"/>
                    </a:xfrm>
                    <a:prstGeom prst="rect">
                      <a:avLst/>
                    </a:prstGeom>
                    <a:noFill/>
                    <a:ln>
                      <a:noFill/>
                    </a:ln>
                  </pic:spPr>
                </pic:pic>
              </a:graphicData>
            </a:graphic>
          </wp:inline>
        </w:drawing>
      </w:r>
    </w:p>
    <w:p w14:paraId="584CF781" w14:textId="77777777" w:rsidR="00154746" w:rsidRDefault="00154746" w:rsidP="00154746">
      <w:pPr>
        <w:jc w:val="center"/>
      </w:pPr>
      <w:r>
        <w:t>Image . Word-cloud in fraudulent job</w:t>
      </w:r>
    </w:p>
    <w:p w14:paraId="1BBFF685" w14:textId="77777777" w:rsidR="00154746" w:rsidRDefault="00154746" w:rsidP="00154746">
      <w:r>
        <w:rPr>
          <w:rFonts w:hint="eastAsia"/>
          <w:noProof/>
        </w:rPr>
        <w:drawing>
          <wp:inline distT="0" distB="0" distL="0" distR="0" wp14:anchorId="1E95D066" wp14:editId="74689BAA">
            <wp:extent cx="5274310" cy="2707005"/>
            <wp:effectExtent l="0" t="0" r="0" b="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07005"/>
                    </a:xfrm>
                    <a:prstGeom prst="rect">
                      <a:avLst/>
                    </a:prstGeom>
                    <a:noFill/>
                    <a:ln>
                      <a:noFill/>
                    </a:ln>
                  </pic:spPr>
                </pic:pic>
              </a:graphicData>
            </a:graphic>
          </wp:inline>
        </w:drawing>
      </w:r>
    </w:p>
    <w:p w14:paraId="2E60F9F3" w14:textId="77777777" w:rsidR="00154746" w:rsidRDefault="00154746" w:rsidP="00154746">
      <w:pPr>
        <w:jc w:val="center"/>
      </w:pPr>
      <w:r>
        <w:t>Image . Word-cloud in real job</w:t>
      </w:r>
    </w:p>
    <w:p w14:paraId="5961AA81" w14:textId="77777777" w:rsidR="00154746" w:rsidRDefault="00154746" w:rsidP="00154746"/>
    <w:p w14:paraId="12D6FECB" w14:textId="77777777" w:rsidR="00154746" w:rsidRPr="008E38F1" w:rsidRDefault="00154746" w:rsidP="00154746"/>
    <w:p w14:paraId="5CF962BF" w14:textId="77777777" w:rsidR="00154746" w:rsidRDefault="00154746" w:rsidP="00154746">
      <w:pPr>
        <w:pStyle w:val="3"/>
      </w:pPr>
      <w:r>
        <w:t>Random forest</w:t>
      </w:r>
    </w:p>
    <w:p w14:paraId="664E31A5" w14:textId="77777777" w:rsidR="00154746" w:rsidRDefault="00154746" w:rsidP="00154746">
      <w:pPr>
        <w:pStyle w:val="4"/>
      </w:pPr>
      <w:r w:rsidRPr="00413485">
        <w:t>Introduction</w:t>
      </w:r>
    </w:p>
    <w:p w14:paraId="60D3753C" w14:textId="77777777" w:rsidR="00154746" w:rsidRDefault="00154746" w:rsidP="00154746">
      <w:r w:rsidRPr="00413485">
        <w:t>Recently there has been a lot of interest in “ensemble learning” — methods that generate many classifiers and aggregate their results.</w:t>
      </w:r>
      <w:r>
        <w:t xml:space="preserve"> </w:t>
      </w:r>
      <w:r w:rsidRPr="00413485">
        <w:t>Breiman (2001) proposed random forests, which add an additional layer of randomness to bagging. In addition to constructing each tree using a different bootstrap sample of the data, random forests change how the classification or regression trees are con- structed. In standard trees, each node is split using the best split among all variables. In a random forest, each node is split using the best among a sub- set of predictors randomly chosen at that node. This somewhat counterintuitive strategy turns out to per- form very well compared to many other classifiers, including discriminant analysis, support vector ma- chines and neural networks, and is robust against overfitting (Breiman, 2001). In addition, it is very user-friendly in the sense that it has only two parameters (the number of variables in the random subset at each node and the number of trees in the forest) and is usually not very sensitive to their values.</w:t>
      </w:r>
    </w:p>
    <w:p w14:paraId="2B456706" w14:textId="77777777" w:rsidR="00154746" w:rsidRDefault="00154746" w:rsidP="00154746">
      <w:pPr>
        <w:pStyle w:val="4"/>
      </w:pPr>
      <w:r w:rsidRPr="00413485">
        <w:t>The algorithm</w:t>
      </w:r>
    </w:p>
    <w:p w14:paraId="208E1E0F" w14:textId="77777777" w:rsidR="00154746" w:rsidRDefault="00154746" w:rsidP="00154746">
      <w:r>
        <w:t>The random forests algorithm (for both classification and regression) is as follows:</w:t>
      </w:r>
    </w:p>
    <w:p w14:paraId="0723E6DE" w14:textId="77777777" w:rsidR="00154746" w:rsidRDefault="00154746" w:rsidP="00154746">
      <w:pPr>
        <w:pStyle w:val="a3"/>
        <w:numPr>
          <w:ilvl w:val="0"/>
          <w:numId w:val="2"/>
        </w:numPr>
        <w:ind w:firstLineChars="0"/>
      </w:pPr>
      <w:r>
        <w:t xml:space="preserve">Draw </w:t>
      </w:r>
      <m:oMath>
        <m:sSub>
          <m:sSubPr>
            <m:ctrlPr>
              <w:rPr>
                <w:rFonts w:ascii="Cambria Math" w:hAnsi="Cambria Math"/>
                <w:i/>
              </w:rPr>
            </m:ctrlPr>
          </m:sSubPr>
          <m:e>
            <m:r>
              <w:rPr>
                <w:rFonts w:ascii="Cambria Math" w:hAnsi="Cambria Math"/>
              </w:rPr>
              <m:t>n</m:t>
            </m:r>
          </m:e>
          <m:sub>
            <m:r>
              <w:rPr>
                <w:rFonts w:ascii="Cambria Math" w:hAnsi="Cambria Math"/>
                <w:vertAlign w:val="subscript"/>
              </w:rPr>
              <m:t>tree</m:t>
            </m:r>
          </m:sub>
        </m:sSub>
      </m:oMath>
      <w:r>
        <w:t xml:space="preserve"> bootstrap samples from the original data.</w:t>
      </w:r>
    </w:p>
    <w:p w14:paraId="075C75B8" w14:textId="77777777" w:rsidR="00154746" w:rsidRDefault="00154746" w:rsidP="00154746">
      <w:pPr>
        <w:pStyle w:val="a3"/>
        <w:numPr>
          <w:ilvl w:val="0"/>
          <w:numId w:val="2"/>
        </w:numPr>
        <w:ind w:firstLineChars="0"/>
      </w:pPr>
      <w:r>
        <w:t xml:space="preserve">For each of the bootstrap samples, grow an un- pruned classification or regression tree, with the following modification: at each node, rather than choosing the best split among all predictors, randomly sample </w:t>
      </w:r>
      <m:oMath>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vertAlign w:val="subscript"/>
              </w:rPr>
              <m:t>try</m:t>
            </m:r>
          </m:sub>
        </m:sSub>
      </m:oMath>
      <w:r>
        <w:t xml:space="preserve"> of the predictors and choose the best split from among those variables. (Bagging can be thought of as the special case of random forests obtained when </w:t>
      </w:r>
      <m:oMath>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vertAlign w:val="subscript"/>
              </w:rPr>
              <m:t>try</m:t>
            </m:r>
          </m:sub>
        </m:sSub>
        <m:r>
          <w:rPr>
            <w:rFonts w:ascii="Cambria Math" w:hAnsi="Cambria Math"/>
          </w:rPr>
          <m:t>= p</m:t>
        </m:r>
      </m:oMath>
      <w:r>
        <w:t>, the number of predictors.)</w:t>
      </w:r>
    </w:p>
    <w:p w14:paraId="011CC7A0" w14:textId="77777777" w:rsidR="00154746" w:rsidRDefault="00154746" w:rsidP="00154746">
      <w:pPr>
        <w:pStyle w:val="a3"/>
        <w:numPr>
          <w:ilvl w:val="0"/>
          <w:numId w:val="2"/>
        </w:numPr>
        <w:ind w:firstLineChars="0"/>
      </w:pPr>
      <w:r>
        <w:t xml:space="preserve">Predict new data by aggregating the predictions of the </w:t>
      </w:r>
      <m:oMath>
        <m:sSub>
          <m:sSubPr>
            <m:ctrlPr>
              <w:rPr>
                <w:rFonts w:ascii="Cambria Math" w:hAnsi="Cambria Math"/>
                <w:i/>
              </w:rPr>
            </m:ctrlPr>
          </m:sSubPr>
          <m:e>
            <m:r>
              <w:rPr>
                <w:rFonts w:ascii="Cambria Math" w:hAnsi="Cambria Math"/>
              </w:rPr>
              <m:t>n</m:t>
            </m:r>
          </m:e>
          <m:sub>
            <m:r>
              <w:rPr>
                <w:rFonts w:ascii="Cambria Math" w:hAnsi="Cambria Math"/>
                <w:vertAlign w:val="subscript"/>
              </w:rPr>
              <m:t>tree</m:t>
            </m:r>
          </m:sub>
        </m:sSub>
        <m:r>
          <w:rPr>
            <w:rFonts w:ascii="Cambria Math" w:hAnsi="Cambria Math"/>
          </w:rPr>
          <m:t xml:space="preserve"> </m:t>
        </m:r>
      </m:oMath>
      <w:r>
        <w:t>trees (i.e., majority votes for classification, average for regression).</w:t>
      </w:r>
    </w:p>
    <w:p w14:paraId="4822E5F2" w14:textId="77777777" w:rsidR="00154746" w:rsidRDefault="00154746" w:rsidP="00154746">
      <w:r>
        <w:t>An estimate of the error rate can be obtained, based on the training data, by the following:</w:t>
      </w:r>
    </w:p>
    <w:p w14:paraId="7DDC3DD1" w14:textId="77777777" w:rsidR="00154746" w:rsidRDefault="00154746" w:rsidP="00154746">
      <w:pPr>
        <w:pStyle w:val="a3"/>
        <w:numPr>
          <w:ilvl w:val="0"/>
          <w:numId w:val="4"/>
        </w:numPr>
        <w:ind w:firstLineChars="0"/>
      </w:pPr>
      <w:r>
        <w:t>At each bootstrap iteration, predict the data not in the bootstrap sample (what Breiman calls “out-of-bag”, or OOB, data) using the tree grown with the bootstrap sample.</w:t>
      </w:r>
    </w:p>
    <w:p w14:paraId="053C7C7B" w14:textId="77777777" w:rsidR="00154746" w:rsidRDefault="00154746" w:rsidP="00154746">
      <w:pPr>
        <w:pStyle w:val="a3"/>
        <w:numPr>
          <w:ilvl w:val="0"/>
          <w:numId w:val="4"/>
        </w:numPr>
        <w:ind w:firstLineChars="0"/>
      </w:pPr>
      <w:r>
        <w:t>Aggregate the OOB predictions. (On the average, each data point would be out-of-bag around 36% of the times, so aggregate these predictions.) Calcuate the error rate, and call it the OOB estimate of error rate.</w:t>
      </w:r>
    </w:p>
    <w:p w14:paraId="7C803067" w14:textId="77777777" w:rsidR="00154746" w:rsidRDefault="00154746" w:rsidP="00154746">
      <w:pPr>
        <w:pStyle w:val="4"/>
      </w:pPr>
      <w:r>
        <w:t>Performance in EMSCAD</w:t>
      </w:r>
    </w:p>
    <w:p w14:paraId="5CCDE8AF" w14:textId="77777777" w:rsidR="00154746" w:rsidRDefault="00154746" w:rsidP="00154746">
      <w:r>
        <w:t>Using t</w:t>
      </w:r>
      <w:r w:rsidRPr="00421AA2">
        <w:t>he</w:t>
      </w:r>
      <w:r>
        <w:t xml:space="preserve"> EMSCAD to train our model by the </w:t>
      </w:r>
      <w:r w:rsidRPr="00421AA2">
        <w:t>random forests</w:t>
      </w:r>
      <w:r>
        <w:t>,</w:t>
      </w:r>
      <w:r w:rsidRPr="00421AA2">
        <w:t xml:space="preserve"> </w:t>
      </w:r>
      <w:r>
        <w:t>w</w:t>
      </w:r>
      <w:r w:rsidRPr="00421AA2">
        <w:t>e show how</w:t>
      </w:r>
      <w:r>
        <w:t xml:space="preserve"> it</w:t>
      </w:r>
      <w:r w:rsidRPr="00421AA2">
        <w:t xml:space="preserve"> work</w:t>
      </w:r>
      <w:r>
        <w:t xml:space="preserve"> here</w:t>
      </w:r>
      <w:r w:rsidRPr="00421AA2">
        <w:t>:</w:t>
      </w:r>
    </w:p>
    <w:p w14:paraId="626478C9" w14:textId="77777777" w:rsidR="00154746" w:rsidRPr="00421AA2" w:rsidRDefault="00154746" w:rsidP="00154746"/>
    <w:p w14:paraId="437A907C"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 Lets build our hyperparameter search grid</w:t>
      </w:r>
    </w:p>
    <w:p w14:paraId="5005BA3D"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lastRenderedPageBreak/>
        <w:t>## since we have a large space of hyperparamter we will use randomisedSearchCV</w:t>
      </w:r>
    </w:p>
    <w:p w14:paraId="06C6A429"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 Number of trees in random forest</w:t>
      </w:r>
    </w:p>
    <w:p w14:paraId="0D945EE3"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&gt;</w:t>
      </w:r>
      <w:r w:rsidRPr="00D544A5">
        <w:rPr>
          <w:rFonts w:ascii="Candara" w:hAnsi="Candara"/>
          <w:i/>
          <w:iCs/>
          <w:color w:val="7F7F7F" w:themeColor="text1" w:themeTint="80"/>
          <w:sz w:val="16"/>
          <w:szCs w:val="20"/>
        </w:rPr>
        <w:tab/>
        <w:t>n_estimators = [int(x) for x in np.linspace(start = 10, stop = 800, num = 5)]</w:t>
      </w:r>
    </w:p>
    <w:p w14:paraId="1008E177"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 Maximum number of levels in tree</w:t>
      </w:r>
    </w:p>
    <w:p w14:paraId="3FBE5225"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&gt;</w:t>
      </w:r>
      <w:r w:rsidRPr="00D544A5">
        <w:rPr>
          <w:rFonts w:ascii="Candara" w:hAnsi="Candara"/>
          <w:i/>
          <w:iCs/>
          <w:color w:val="7F7F7F" w:themeColor="text1" w:themeTint="80"/>
          <w:sz w:val="16"/>
          <w:szCs w:val="20"/>
        </w:rPr>
        <w:tab/>
        <w:t>max_depth = [int(x) for x in np.linspace(10, 50, num = 5)]</w:t>
      </w:r>
    </w:p>
    <w:p w14:paraId="03622CF6"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&gt;</w:t>
      </w:r>
      <w:r w:rsidRPr="00D544A5">
        <w:rPr>
          <w:rFonts w:ascii="Candara" w:hAnsi="Candara"/>
          <w:i/>
          <w:iCs/>
          <w:color w:val="7F7F7F" w:themeColor="text1" w:themeTint="80"/>
          <w:sz w:val="16"/>
          <w:szCs w:val="20"/>
        </w:rPr>
        <w:tab/>
        <w:t>max_depth.append(None)</w:t>
      </w:r>
    </w:p>
    <w:p w14:paraId="686392D6"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 Minimum number of samples required to split a node</w:t>
      </w:r>
    </w:p>
    <w:p w14:paraId="4F0501CB"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&gt;</w:t>
      </w:r>
      <w:r w:rsidRPr="00D544A5">
        <w:rPr>
          <w:rFonts w:ascii="Candara" w:hAnsi="Candara"/>
          <w:i/>
          <w:iCs/>
          <w:color w:val="7F7F7F" w:themeColor="text1" w:themeTint="80"/>
          <w:sz w:val="16"/>
          <w:szCs w:val="20"/>
        </w:rPr>
        <w:tab/>
        <w:t>min_samples_split = [2, 5]</w:t>
      </w:r>
    </w:p>
    <w:p w14:paraId="0E22B1B9"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 Minimum number of samples required at each leaf node</w:t>
      </w:r>
    </w:p>
    <w:p w14:paraId="6408CC0A"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&gt;</w:t>
      </w:r>
      <w:r w:rsidRPr="00D544A5">
        <w:rPr>
          <w:rFonts w:ascii="Candara" w:hAnsi="Candara"/>
          <w:i/>
          <w:iCs/>
          <w:color w:val="7F7F7F" w:themeColor="text1" w:themeTint="80"/>
          <w:sz w:val="16"/>
          <w:szCs w:val="20"/>
        </w:rPr>
        <w:tab/>
        <w:t>min_samples_leaf = [1, 2]</w:t>
      </w:r>
    </w:p>
    <w:p w14:paraId="40888090"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 Create the random grid</w:t>
      </w:r>
    </w:p>
    <w:p w14:paraId="4FB8E17D"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&gt;</w:t>
      </w:r>
      <w:r w:rsidRPr="00D544A5">
        <w:rPr>
          <w:rFonts w:ascii="Candara" w:hAnsi="Candara"/>
          <w:i/>
          <w:iCs/>
          <w:color w:val="7F7F7F" w:themeColor="text1" w:themeTint="80"/>
          <w:sz w:val="16"/>
          <w:szCs w:val="20"/>
        </w:rPr>
        <w:tab/>
        <w:t>random_grid = {'n_estimators': n_estimators,</w:t>
      </w:r>
    </w:p>
    <w:p w14:paraId="02AF55B3"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 xml:space="preserve">               'max_depth': max_depth,</w:t>
      </w:r>
    </w:p>
    <w:p w14:paraId="1B776CFA"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 xml:space="preserve">               'min_samples_split': min_samples_split,</w:t>
      </w:r>
    </w:p>
    <w:p w14:paraId="4F9C6819"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 xml:space="preserve">               'min_samples_leaf': min_samples_leaf}</w:t>
      </w:r>
    </w:p>
    <w:p w14:paraId="3E52572E"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&gt;</w:t>
      </w:r>
      <w:r w:rsidRPr="00D544A5">
        <w:rPr>
          <w:rFonts w:ascii="Candara" w:hAnsi="Candara"/>
          <w:i/>
          <w:iCs/>
          <w:color w:val="7F7F7F" w:themeColor="text1" w:themeTint="80"/>
          <w:sz w:val="16"/>
          <w:szCs w:val="20"/>
        </w:rPr>
        <w:tab/>
        <w:t>rf = RandomForestClassifier()</w:t>
      </w:r>
    </w:p>
    <w:p w14:paraId="77E76037"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&gt;</w:t>
      </w:r>
      <w:r w:rsidRPr="00D544A5">
        <w:rPr>
          <w:rFonts w:ascii="Candara" w:hAnsi="Candara"/>
          <w:i/>
          <w:iCs/>
          <w:color w:val="7F7F7F" w:themeColor="text1" w:themeTint="80"/>
          <w:sz w:val="16"/>
          <w:szCs w:val="20"/>
        </w:rPr>
        <w:tab/>
        <w:t>rf_random = RandomizedSearchCV(estimator = rf, param_distributions = random_grid, n_iter = 5, cv = 4,scoring = 'f1')</w:t>
      </w:r>
    </w:p>
    <w:p w14:paraId="02631C63" w14:textId="77777777" w:rsidR="00154746" w:rsidRPr="00D544A5" w:rsidRDefault="00154746" w:rsidP="00154746">
      <w:pPr>
        <w:rPr>
          <w:rFonts w:ascii="Candara" w:hAnsi="Candara"/>
          <w:i/>
          <w:iCs/>
          <w:color w:val="7F7F7F" w:themeColor="text1" w:themeTint="80"/>
          <w:sz w:val="16"/>
          <w:szCs w:val="20"/>
        </w:rPr>
      </w:pPr>
      <w:r w:rsidRPr="00D544A5">
        <w:rPr>
          <w:rFonts w:ascii="Candara" w:hAnsi="Candara"/>
          <w:i/>
          <w:iCs/>
          <w:color w:val="7F7F7F" w:themeColor="text1" w:themeTint="80"/>
          <w:sz w:val="16"/>
          <w:szCs w:val="20"/>
        </w:rPr>
        <w:t>&gt;</w:t>
      </w:r>
      <w:r w:rsidRPr="00D544A5">
        <w:rPr>
          <w:rFonts w:ascii="Candara" w:hAnsi="Candara"/>
          <w:i/>
          <w:iCs/>
          <w:color w:val="7F7F7F" w:themeColor="text1" w:themeTint="80"/>
          <w:sz w:val="16"/>
          <w:szCs w:val="20"/>
        </w:rPr>
        <w:tab/>
        <w:t>rf_random.fit(X, Y)</w:t>
      </w:r>
    </w:p>
    <w:p w14:paraId="2F44C5ED" w14:textId="77777777" w:rsidR="00154746" w:rsidRDefault="00154746" w:rsidP="00154746">
      <w:pPr>
        <w:rPr>
          <w:rFonts w:ascii="Candara" w:hAnsi="Candara"/>
          <w:sz w:val="16"/>
          <w:szCs w:val="20"/>
        </w:rPr>
      </w:pPr>
    </w:p>
    <w:p w14:paraId="7C69E545" w14:textId="3694D3BC" w:rsidR="00154746" w:rsidRDefault="00154746" w:rsidP="00154746">
      <w:r>
        <w:t>Average of the best f1-score in various folds during cross validation =  0.8329387433584526. The best parameters found during k-fold cross validation is =  {'n_estimators': 405, 'min_samples_split': 2, 'min_samples_leaf': 1, 'max_depth': 20}</w:t>
      </w:r>
    </w:p>
    <w:tbl>
      <w:tblPr>
        <w:tblStyle w:val="a5"/>
        <w:tblW w:w="0" w:type="auto"/>
        <w:tblLook w:val="04A0" w:firstRow="1" w:lastRow="0" w:firstColumn="1" w:lastColumn="0" w:noHBand="0" w:noVBand="1"/>
      </w:tblPr>
      <w:tblGrid>
        <w:gridCol w:w="4148"/>
        <w:gridCol w:w="4148"/>
      </w:tblGrid>
      <w:tr w:rsidR="002A34CF" w14:paraId="0B69A6A0" w14:textId="77777777" w:rsidTr="002A34CF">
        <w:tc>
          <w:tcPr>
            <w:tcW w:w="4148" w:type="dxa"/>
            <w:shd w:val="clear" w:color="auto" w:fill="D0CECE" w:themeFill="background2" w:themeFillShade="E6"/>
          </w:tcPr>
          <w:p w14:paraId="051A26B5" w14:textId="76378029" w:rsidR="002A34CF" w:rsidRPr="002A34CF" w:rsidRDefault="002A34CF" w:rsidP="00154746">
            <w:pPr>
              <w:rPr>
                <w:rFonts w:ascii="宋体" w:eastAsia="宋体" w:hAnsi="宋体" w:cs="宋体"/>
              </w:rPr>
            </w:pPr>
            <w:r>
              <w:t>Average of the best f1-score</w:t>
            </w:r>
            <w:r>
              <w:rPr>
                <w:rFonts w:ascii="宋体" w:eastAsia="宋体" w:hAnsi="宋体" w:cs="宋体" w:hint="eastAsia"/>
              </w:rPr>
              <w:t>：</w:t>
            </w:r>
          </w:p>
        </w:tc>
        <w:tc>
          <w:tcPr>
            <w:tcW w:w="4148" w:type="dxa"/>
            <w:shd w:val="clear" w:color="auto" w:fill="D0CECE" w:themeFill="background2" w:themeFillShade="E6"/>
          </w:tcPr>
          <w:p w14:paraId="574BA0EE" w14:textId="73ED6B3A" w:rsidR="002A34CF" w:rsidRPr="002A34CF" w:rsidRDefault="002A34CF" w:rsidP="00154746">
            <w:r>
              <w:t>0.8329387433584526</w:t>
            </w:r>
          </w:p>
        </w:tc>
      </w:tr>
      <w:tr w:rsidR="002A34CF" w14:paraId="054E4F65" w14:textId="77777777" w:rsidTr="002A34CF">
        <w:tc>
          <w:tcPr>
            <w:tcW w:w="4148" w:type="dxa"/>
          </w:tcPr>
          <w:p w14:paraId="6F2A0BA2" w14:textId="7A97413D" w:rsidR="002A34CF" w:rsidRDefault="002A34CF" w:rsidP="00154746">
            <w:r>
              <w:t>n_estimators</w:t>
            </w:r>
          </w:p>
        </w:tc>
        <w:tc>
          <w:tcPr>
            <w:tcW w:w="4148" w:type="dxa"/>
          </w:tcPr>
          <w:p w14:paraId="3B0D38F1" w14:textId="168320F0" w:rsidR="002A34CF" w:rsidRDefault="002A34CF" w:rsidP="00154746">
            <w:r>
              <w:t>405</w:t>
            </w:r>
          </w:p>
        </w:tc>
      </w:tr>
      <w:tr w:rsidR="002A34CF" w14:paraId="3E26E88E" w14:textId="77777777" w:rsidTr="002A34CF">
        <w:tc>
          <w:tcPr>
            <w:tcW w:w="4148" w:type="dxa"/>
          </w:tcPr>
          <w:p w14:paraId="28488100" w14:textId="410D551D" w:rsidR="002A34CF" w:rsidRDefault="002A34CF" w:rsidP="00154746">
            <w:r>
              <w:t>min_samples_split</w:t>
            </w:r>
          </w:p>
        </w:tc>
        <w:tc>
          <w:tcPr>
            <w:tcW w:w="4148" w:type="dxa"/>
          </w:tcPr>
          <w:p w14:paraId="0089B665" w14:textId="4E1DCDBF" w:rsidR="002A34CF" w:rsidRDefault="002A34CF" w:rsidP="00154746">
            <w:r>
              <w:t>2</w:t>
            </w:r>
          </w:p>
        </w:tc>
      </w:tr>
      <w:tr w:rsidR="002A34CF" w14:paraId="050048E5" w14:textId="77777777" w:rsidTr="002A34CF">
        <w:tc>
          <w:tcPr>
            <w:tcW w:w="4148" w:type="dxa"/>
          </w:tcPr>
          <w:p w14:paraId="3BD84650" w14:textId="74080EE6" w:rsidR="002A34CF" w:rsidRDefault="002A34CF" w:rsidP="00154746">
            <w:r>
              <w:t>min_samples_leaf</w:t>
            </w:r>
          </w:p>
        </w:tc>
        <w:tc>
          <w:tcPr>
            <w:tcW w:w="4148" w:type="dxa"/>
          </w:tcPr>
          <w:p w14:paraId="730E41D4" w14:textId="5F4C0928" w:rsidR="002A34CF" w:rsidRDefault="002A34CF" w:rsidP="00154746">
            <w:r>
              <w:t>1</w:t>
            </w:r>
          </w:p>
        </w:tc>
      </w:tr>
      <w:tr w:rsidR="002A34CF" w14:paraId="308483D7" w14:textId="77777777" w:rsidTr="002A34CF">
        <w:tc>
          <w:tcPr>
            <w:tcW w:w="4148" w:type="dxa"/>
          </w:tcPr>
          <w:p w14:paraId="63976C0C" w14:textId="57025BBB" w:rsidR="002A34CF" w:rsidRDefault="002A34CF" w:rsidP="00154746">
            <w:r>
              <w:t>max_depth</w:t>
            </w:r>
          </w:p>
        </w:tc>
        <w:tc>
          <w:tcPr>
            <w:tcW w:w="4148" w:type="dxa"/>
          </w:tcPr>
          <w:p w14:paraId="4318FBE6" w14:textId="78823447" w:rsidR="002A34CF" w:rsidRDefault="002A34CF" w:rsidP="00154746">
            <w:r>
              <w:t>20</w:t>
            </w:r>
          </w:p>
        </w:tc>
      </w:tr>
    </w:tbl>
    <w:p w14:paraId="068BADAA" w14:textId="4EFC9ABD" w:rsidR="002A34CF" w:rsidRPr="00421AA2" w:rsidRDefault="002D2771" w:rsidP="002D2771">
      <w:pPr>
        <w:pStyle w:val="a3"/>
        <w:numPr>
          <w:ilvl w:val="0"/>
          <w:numId w:val="15"/>
        </w:numPr>
        <w:ind w:firstLineChars="0"/>
        <w:jc w:val="center"/>
      </w:pPr>
      <w:r>
        <w:t xml:space="preserve">Using random forest on </w:t>
      </w:r>
      <w:r>
        <w:rPr>
          <w:rFonts w:hint="eastAsia"/>
        </w:rPr>
        <w:t>E</w:t>
      </w:r>
      <w:r>
        <w:t>MSCAD</w:t>
      </w:r>
    </w:p>
    <w:p w14:paraId="058D868D" w14:textId="77777777" w:rsidR="00154746" w:rsidRDefault="00154746" w:rsidP="00154746">
      <w:pPr>
        <w:pStyle w:val="3"/>
      </w:pPr>
      <w:r>
        <w:t>Naïve bayes</w:t>
      </w:r>
    </w:p>
    <w:p w14:paraId="216F73B7" w14:textId="77777777" w:rsidR="00154746" w:rsidRDefault="00154746" w:rsidP="00154746">
      <w:pPr>
        <w:pStyle w:val="4"/>
      </w:pPr>
      <w:r w:rsidRPr="00413485">
        <w:t>Introduction</w:t>
      </w:r>
    </w:p>
    <w:p w14:paraId="4BB6F890" w14:textId="77777777" w:rsidR="00154746" w:rsidRDefault="00154746" w:rsidP="00154746">
      <w:r>
        <w:t>The naive Bayes classifier greatly simplify learning by assuming that features are independent given</w:t>
      </w:r>
      <w:r>
        <w:rPr>
          <w:rFonts w:hint="eastAsia"/>
        </w:rPr>
        <w:t xml:space="preserve"> </w:t>
      </w:r>
      <w:r>
        <w:t>class. Although independence is generally a poor</w:t>
      </w:r>
      <w:r>
        <w:rPr>
          <w:rFonts w:hint="eastAsia"/>
        </w:rPr>
        <w:t xml:space="preserve"> </w:t>
      </w:r>
      <w:r>
        <w:t>assumption, in practice naive Bayes often competes well with more sophisticated classifiers.</w:t>
      </w:r>
    </w:p>
    <w:p w14:paraId="456A9849" w14:textId="77777777" w:rsidR="00154746" w:rsidRDefault="00154746" w:rsidP="00154746">
      <w:pPr>
        <w:pStyle w:val="4"/>
      </w:pPr>
      <w:r w:rsidRPr="00413485">
        <w:t>The algorithm</w:t>
      </w:r>
    </w:p>
    <w:p w14:paraId="2560F88B" w14:textId="77777777" w:rsidR="00154746" w:rsidRDefault="00154746" w:rsidP="00154746">
      <w:pPr>
        <w:pStyle w:val="4"/>
      </w:pPr>
      <w:r>
        <w:t>Performance in EMSCAD</w:t>
      </w:r>
    </w:p>
    <w:p w14:paraId="142BC60A" w14:textId="77777777" w:rsidR="00154746" w:rsidRDefault="00154746" w:rsidP="00154746">
      <w:r>
        <w:t>Using t</w:t>
      </w:r>
      <w:r w:rsidRPr="00421AA2">
        <w:t>he</w:t>
      </w:r>
      <w:r>
        <w:t xml:space="preserve"> EMSCAD to train our model by the </w:t>
      </w:r>
      <w:r w:rsidRPr="003353AA">
        <w:t>Naïve bayes</w:t>
      </w:r>
      <w:r>
        <w:t>,</w:t>
      </w:r>
      <w:r w:rsidRPr="00421AA2">
        <w:t xml:space="preserve"> </w:t>
      </w:r>
      <w:r>
        <w:t>w</w:t>
      </w:r>
      <w:r w:rsidRPr="00421AA2">
        <w:t>e show how</w:t>
      </w:r>
      <w:r>
        <w:t xml:space="preserve"> it</w:t>
      </w:r>
      <w:r w:rsidRPr="00421AA2">
        <w:t xml:space="preserve"> work</w:t>
      </w:r>
      <w:r>
        <w:t xml:space="preserve"> here</w:t>
      </w:r>
      <w:r w:rsidRPr="00421AA2">
        <w:t>:</w:t>
      </w:r>
    </w:p>
    <w:p w14:paraId="6E59236E" w14:textId="77777777" w:rsidR="00154746" w:rsidRPr="003353AA" w:rsidRDefault="00154746" w:rsidP="00154746"/>
    <w:p w14:paraId="6CB11CD5"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from sklearn.metrics import roc_auc_score</w:t>
      </w:r>
    </w:p>
    <w:p w14:paraId="61AC0A8B"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from sklearn.naive_bayes import MultinomialNB</w:t>
      </w:r>
    </w:p>
    <w:p w14:paraId="201D5761"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alpha_set=[0.00001,0.0001,0.001,0.01,0.1,1,10,100,1000,10000]</w:t>
      </w:r>
    </w:p>
    <w:p w14:paraId="20ADF8C2"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Train_AUC_BOW = []</w:t>
      </w:r>
    </w:p>
    <w:p w14:paraId="4D2D001E"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CrossVal_AUC_BOW = []</w:t>
      </w:r>
    </w:p>
    <w:p w14:paraId="526A7057"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for i in alpha_set:</w:t>
      </w:r>
    </w:p>
    <w:p w14:paraId="58649398"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 xml:space="preserve">    naive_b=MultinomialNB(alpha=i)</w:t>
      </w:r>
    </w:p>
    <w:p w14:paraId="257F0DD4"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 xml:space="preserve">    naive_b.fit(tv_train_reviews, y_train)</w:t>
      </w:r>
    </w:p>
    <w:p w14:paraId="16424F2A"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 xml:space="preserve">    Train_y_pred =  naive_b.predict(tv_train_reviews)</w:t>
      </w:r>
    </w:p>
    <w:p w14:paraId="08E3CD3C"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 xml:space="preserve">    Train_AUC_BOW.append(roc_auc_score(y_train,Train_y_pred))</w:t>
      </w:r>
    </w:p>
    <w:p w14:paraId="26453B82"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 xml:space="preserve">    CrossVal_y_pred =  naive_b.predict(tv_cross_reviews)</w:t>
      </w:r>
    </w:p>
    <w:p w14:paraId="4908B35B" w14:textId="77777777" w:rsidR="00154746" w:rsidRPr="00737B7B" w:rsidRDefault="00154746" w:rsidP="00154746">
      <w:pPr>
        <w:ind w:firstLine="380"/>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CrossVal_AUC_BOW.append(roc_auc_score(y_cross,CrossVal_y_pred))</w:t>
      </w:r>
    </w:p>
    <w:p w14:paraId="6DD58EAF"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from numpy import math</w:t>
      </w:r>
    </w:p>
    <w:p w14:paraId="34CFCD9B"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Alpha_set=[]</w:t>
      </w:r>
    </w:p>
    <w:p w14:paraId="230F7ADE"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for i in range(len(alpha_set)):</w:t>
      </w:r>
    </w:p>
    <w:p w14:paraId="23E95C09" w14:textId="77777777" w:rsidR="00154746" w:rsidRPr="00737B7B" w:rsidRDefault="00154746" w:rsidP="00154746">
      <w:pPr>
        <w:ind w:firstLine="380"/>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Alpha_set.append(math.log(alpha_set[i]))</w:t>
      </w:r>
    </w:p>
    <w:p w14:paraId="4A7C8063"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optimal_alpha=alpha_set[CrossVal_AUC_BOW.index(max(CrossVal_AUC_BOW))]</w:t>
      </w:r>
    </w:p>
    <w:p w14:paraId="25563BDF"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Classifier1=MultinomialNB(alpha=optimal_alpha)</w:t>
      </w:r>
    </w:p>
    <w:p w14:paraId="78438EAF"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Classifier1.fit(tv_train_reviews, y_train)</w:t>
      </w:r>
    </w:p>
    <w:p w14:paraId="52C5C403"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auc_train_bow = roc_auc_score(y_train,Classifier1.predict(tv_train_reviews))</w:t>
      </w:r>
    </w:p>
    <w:p w14:paraId="07FD8B6C"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print ("AUC for Train set", auc_train_bow)</w:t>
      </w:r>
    </w:p>
    <w:p w14:paraId="24DA6A07"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auc_test_bow = roc_auc_score(Y_test,Classifier1.predict(tv_test_reviews))</w:t>
      </w:r>
    </w:p>
    <w:p w14:paraId="6A22666E"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print ("AUC for Test set",auc_test_bow)</w:t>
      </w:r>
    </w:p>
    <w:p w14:paraId="44C08CA3"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from sklearn.metrics import accuracy_score, log_loss, f1_score</w:t>
      </w:r>
    </w:p>
    <w:p w14:paraId="29E01AAA"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preds = Classifier1.predict(tv_test_reviews)</w:t>
      </w:r>
    </w:p>
    <w:p w14:paraId="156BB03F"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acc = accuracy_score(Y_test, preds)</w:t>
      </w:r>
    </w:p>
    <w:p w14:paraId="5F55151C" w14:textId="77777777" w:rsidR="00154746" w:rsidRPr="00737B7B" w:rsidRDefault="00154746" w:rsidP="00154746">
      <w:pPr>
        <w:rPr>
          <w:rFonts w:ascii="Candara" w:hAnsi="Candara"/>
          <w:i/>
          <w:iCs/>
          <w:color w:val="7F7F7F" w:themeColor="text1" w:themeTint="80"/>
          <w:sz w:val="16"/>
          <w:szCs w:val="16"/>
        </w:rPr>
      </w:pPr>
      <w:r w:rsidRPr="00737B7B">
        <w:rPr>
          <w:rFonts w:ascii="Candara" w:hAnsi="Candara"/>
          <w:i/>
          <w:iCs/>
          <w:color w:val="7F7F7F" w:themeColor="text1" w:themeTint="80"/>
          <w:sz w:val="16"/>
          <w:szCs w:val="16"/>
        </w:rPr>
        <w:t>&gt;</w:t>
      </w:r>
      <w:r w:rsidRPr="00737B7B">
        <w:rPr>
          <w:rFonts w:ascii="Candara" w:hAnsi="Candara"/>
          <w:i/>
          <w:iCs/>
          <w:color w:val="7F7F7F" w:themeColor="text1" w:themeTint="80"/>
          <w:sz w:val="16"/>
          <w:szCs w:val="16"/>
        </w:rPr>
        <w:tab/>
        <w:t>f1 = f1_score(Y_test, preds, average='macro')</w:t>
      </w:r>
    </w:p>
    <w:p w14:paraId="5E17C42A" w14:textId="77777777" w:rsidR="00154746" w:rsidRDefault="00154746" w:rsidP="00154746">
      <w:pPr>
        <w:pStyle w:val="HTML"/>
        <w:shd w:val="clear" w:color="auto" w:fill="FFFFFF"/>
        <w:wordWrap w:val="0"/>
        <w:textAlignment w:val="baseline"/>
        <w:rPr>
          <w:color w:val="000000"/>
          <w:sz w:val="21"/>
          <w:szCs w:val="21"/>
        </w:rPr>
      </w:pPr>
    </w:p>
    <w:p w14:paraId="50CD55CD" w14:textId="77777777" w:rsidR="00154746" w:rsidRPr="001534E8" w:rsidRDefault="00154746" w:rsidP="00154746">
      <w:r>
        <w:t>The performance of the Naïve bayes is as the table below:</w:t>
      </w:r>
    </w:p>
    <w:tbl>
      <w:tblPr>
        <w:tblStyle w:val="a5"/>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85"/>
        <w:gridCol w:w="2724"/>
        <w:gridCol w:w="1780"/>
        <w:gridCol w:w="1783"/>
      </w:tblGrid>
      <w:tr w:rsidR="00154746" w14:paraId="5D96B728" w14:textId="77777777" w:rsidTr="004E49E9">
        <w:trPr>
          <w:trHeight w:val="365"/>
        </w:trPr>
        <w:tc>
          <w:tcPr>
            <w:tcW w:w="1885" w:type="dxa"/>
          </w:tcPr>
          <w:p w14:paraId="70616B71" w14:textId="77777777" w:rsidR="00154746" w:rsidRDefault="00154746" w:rsidP="004E49E9">
            <w:r>
              <w:t>Accuracy is :</w:t>
            </w:r>
          </w:p>
        </w:tc>
        <w:tc>
          <w:tcPr>
            <w:tcW w:w="2724" w:type="dxa"/>
          </w:tcPr>
          <w:p w14:paraId="6463C350" w14:textId="77777777" w:rsidR="00154746" w:rsidRDefault="00154746" w:rsidP="004E49E9">
            <w:r>
              <w:t>0.8023465703971119</w:t>
            </w:r>
          </w:p>
        </w:tc>
        <w:tc>
          <w:tcPr>
            <w:tcW w:w="1780" w:type="dxa"/>
          </w:tcPr>
          <w:p w14:paraId="6248B83D" w14:textId="77777777" w:rsidR="00154746" w:rsidRDefault="00154746" w:rsidP="004E49E9"/>
        </w:tc>
        <w:tc>
          <w:tcPr>
            <w:tcW w:w="1783" w:type="dxa"/>
          </w:tcPr>
          <w:p w14:paraId="1AD0F6BF" w14:textId="77777777" w:rsidR="00154746" w:rsidRDefault="00154746" w:rsidP="004E49E9"/>
        </w:tc>
      </w:tr>
      <w:tr w:rsidR="00154746" w14:paraId="2ECA5BA3" w14:textId="77777777" w:rsidTr="004E49E9">
        <w:trPr>
          <w:trHeight w:val="306"/>
        </w:trPr>
        <w:tc>
          <w:tcPr>
            <w:tcW w:w="1885" w:type="dxa"/>
          </w:tcPr>
          <w:p w14:paraId="79FD5517" w14:textId="77777777" w:rsidR="00154746" w:rsidRDefault="00154746" w:rsidP="004E49E9">
            <w:r>
              <w:t>F1 Score is :</w:t>
            </w:r>
          </w:p>
        </w:tc>
        <w:tc>
          <w:tcPr>
            <w:tcW w:w="2724" w:type="dxa"/>
          </w:tcPr>
          <w:p w14:paraId="06B65237" w14:textId="77777777" w:rsidR="00154746" w:rsidRDefault="00154746" w:rsidP="004E49E9">
            <w:r>
              <w:t>0.7932016618728028</w:t>
            </w:r>
          </w:p>
        </w:tc>
        <w:tc>
          <w:tcPr>
            <w:tcW w:w="1780" w:type="dxa"/>
          </w:tcPr>
          <w:p w14:paraId="1B7CA907" w14:textId="77777777" w:rsidR="00154746" w:rsidRDefault="00154746" w:rsidP="004E49E9"/>
        </w:tc>
        <w:tc>
          <w:tcPr>
            <w:tcW w:w="1783" w:type="dxa"/>
          </w:tcPr>
          <w:p w14:paraId="186D28FE" w14:textId="77777777" w:rsidR="00154746" w:rsidRDefault="00154746" w:rsidP="004E49E9"/>
        </w:tc>
      </w:tr>
      <w:tr w:rsidR="00154746" w14:paraId="75C12155" w14:textId="77777777" w:rsidTr="004E49E9">
        <w:trPr>
          <w:trHeight w:val="248"/>
        </w:trPr>
        <w:tc>
          <w:tcPr>
            <w:tcW w:w="4609" w:type="dxa"/>
            <w:gridSpan w:val="2"/>
          </w:tcPr>
          <w:p w14:paraId="242A3B02" w14:textId="77777777" w:rsidR="00154746" w:rsidRDefault="00154746" w:rsidP="004E49E9">
            <w:r>
              <w:t>Confusion Matrix of Test Data:</w:t>
            </w:r>
          </w:p>
        </w:tc>
        <w:tc>
          <w:tcPr>
            <w:tcW w:w="3563" w:type="dxa"/>
            <w:gridSpan w:val="2"/>
          </w:tcPr>
          <w:p w14:paraId="03267773" w14:textId="77777777" w:rsidR="00154746" w:rsidRDefault="00154746" w:rsidP="004E49E9">
            <w:r>
              <w:t>[[1683    9]</w:t>
            </w:r>
            <w:r>
              <w:rPr>
                <w:rFonts w:hint="eastAsia"/>
              </w:rPr>
              <w:t xml:space="preserve"> </w:t>
            </w:r>
            <w:r>
              <w:t>[ 648  984]]</w:t>
            </w:r>
          </w:p>
        </w:tc>
      </w:tr>
      <w:tr w:rsidR="00154746" w14:paraId="4260E390" w14:textId="77777777" w:rsidTr="004E49E9">
        <w:trPr>
          <w:trHeight w:val="306"/>
        </w:trPr>
        <w:tc>
          <w:tcPr>
            <w:tcW w:w="1885" w:type="dxa"/>
            <w:shd w:val="clear" w:color="auto" w:fill="D0CECE" w:themeFill="background2" w:themeFillShade="E6"/>
          </w:tcPr>
          <w:p w14:paraId="0D28C0AE" w14:textId="77777777" w:rsidR="00154746" w:rsidRDefault="00154746" w:rsidP="004E49E9"/>
        </w:tc>
        <w:tc>
          <w:tcPr>
            <w:tcW w:w="2724" w:type="dxa"/>
            <w:shd w:val="clear" w:color="auto" w:fill="D0CECE" w:themeFill="background2" w:themeFillShade="E6"/>
          </w:tcPr>
          <w:p w14:paraId="6F7494EC" w14:textId="77777777" w:rsidR="00154746" w:rsidRDefault="00154746" w:rsidP="004E49E9">
            <w:r>
              <w:t>precision</w:t>
            </w:r>
          </w:p>
        </w:tc>
        <w:tc>
          <w:tcPr>
            <w:tcW w:w="1780" w:type="dxa"/>
            <w:shd w:val="clear" w:color="auto" w:fill="D0CECE" w:themeFill="background2" w:themeFillShade="E6"/>
          </w:tcPr>
          <w:p w14:paraId="66820709" w14:textId="77777777" w:rsidR="00154746" w:rsidRDefault="00154746" w:rsidP="004E49E9">
            <w:r>
              <w:t>recall</w:t>
            </w:r>
          </w:p>
        </w:tc>
        <w:tc>
          <w:tcPr>
            <w:tcW w:w="1783" w:type="dxa"/>
            <w:shd w:val="clear" w:color="auto" w:fill="D0CECE" w:themeFill="background2" w:themeFillShade="E6"/>
          </w:tcPr>
          <w:p w14:paraId="2554D44A" w14:textId="77777777" w:rsidR="00154746" w:rsidRDefault="00154746" w:rsidP="004E49E9">
            <w:r>
              <w:t>f1-score</w:t>
            </w:r>
          </w:p>
        </w:tc>
      </w:tr>
      <w:tr w:rsidR="00154746" w14:paraId="101A86B4" w14:textId="77777777" w:rsidTr="004E49E9">
        <w:trPr>
          <w:trHeight w:val="317"/>
        </w:trPr>
        <w:tc>
          <w:tcPr>
            <w:tcW w:w="1885" w:type="dxa"/>
          </w:tcPr>
          <w:p w14:paraId="1A06EC7F" w14:textId="77777777" w:rsidR="00154746" w:rsidRDefault="00154746" w:rsidP="004E49E9">
            <w:r>
              <w:rPr>
                <w:rFonts w:hint="eastAsia"/>
              </w:rPr>
              <w:t>0</w:t>
            </w:r>
          </w:p>
        </w:tc>
        <w:tc>
          <w:tcPr>
            <w:tcW w:w="2724" w:type="dxa"/>
          </w:tcPr>
          <w:p w14:paraId="16AB8E2B" w14:textId="77777777" w:rsidR="00154746" w:rsidRDefault="00154746" w:rsidP="004E49E9">
            <w:r>
              <w:rPr>
                <w:rFonts w:hint="eastAsia"/>
              </w:rPr>
              <w:t>0</w:t>
            </w:r>
            <w:r>
              <w:t>.72</w:t>
            </w:r>
          </w:p>
        </w:tc>
        <w:tc>
          <w:tcPr>
            <w:tcW w:w="1780" w:type="dxa"/>
          </w:tcPr>
          <w:p w14:paraId="4E79CCC8" w14:textId="77777777" w:rsidR="00154746" w:rsidRDefault="00154746" w:rsidP="004E49E9">
            <w:r>
              <w:rPr>
                <w:rFonts w:hint="eastAsia"/>
              </w:rPr>
              <w:t>0</w:t>
            </w:r>
            <w:r>
              <w:t>.99</w:t>
            </w:r>
          </w:p>
        </w:tc>
        <w:tc>
          <w:tcPr>
            <w:tcW w:w="1783" w:type="dxa"/>
          </w:tcPr>
          <w:p w14:paraId="31B1E13C" w14:textId="77777777" w:rsidR="00154746" w:rsidRDefault="00154746" w:rsidP="004E49E9">
            <w:r>
              <w:rPr>
                <w:rFonts w:hint="eastAsia"/>
              </w:rPr>
              <w:t>0</w:t>
            </w:r>
            <w:r>
              <w:t>.84</w:t>
            </w:r>
          </w:p>
        </w:tc>
      </w:tr>
      <w:tr w:rsidR="00154746" w14:paraId="1A9CA750" w14:textId="77777777" w:rsidTr="004E49E9">
        <w:trPr>
          <w:trHeight w:val="306"/>
        </w:trPr>
        <w:tc>
          <w:tcPr>
            <w:tcW w:w="1885" w:type="dxa"/>
          </w:tcPr>
          <w:p w14:paraId="64AE5AF0" w14:textId="77777777" w:rsidR="00154746" w:rsidRDefault="00154746" w:rsidP="004E49E9">
            <w:r>
              <w:rPr>
                <w:rFonts w:hint="eastAsia"/>
              </w:rPr>
              <w:t>1</w:t>
            </w:r>
          </w:p>
        </w:tc>
        <w:tc>
          <w:tcPr>
            <w:tcW w:w="2724" w:type="dxa"/>
          </w:tcPr>
          <w:p w14:paraId="0FE3A832" w14:textId="77777777" w:rsidR="00154746" w:rsidRDefault="00154746" w:rsidP="004E49E9">
            <w:r>
              <w:rPr>
                <w:rFonts w:hint="eastAsia"/>
              </w:rPr>
              <w:t>0</w:t>
            </w:r>
            <w:r>
              <w:t>.99</w:t>
            </w:r>
          </w:p>
        </w:tc>
        <w:tc>
          <w:tcPr>
            <w:tcW w:w="1780" w:type="dxa"/>
          </w:tcPr>
          <w:p w14:paraId="2BB83512" w14:textId="77777777" w:rsidR="00154746" w:rsidRDefault="00154746" w:rsidP="004E49E9">
            <w:r>
              <w:rPr>
                <w:rFonts w:hint="eastAsia"/>
              </w:rPr>
              <w:t>0</w:t>
            </w:r>
            <w:r>
              <w:t>.60</w:t>
            </w:r>
          </w:p>
        </w:tc>
        <w:tc>
          <w:tcPr>
            <w:tcW w:w="1783" w:type="dxa"/>
          </w:tcPr>
          <w:p w14:paraId="54D8C223" w14:textId="77777777" w:rsidR="00154746" w:rsidRDefault="00154746" w:rsidP="004E49E9">
            <w:r>
              <w:rPr>
                <w:rFonts w:hint="eastAsia"/>
              </w:rPr>
              <w:t>0</w:t>
            </w:r>
            <w:r>
              <w:t>.75</w:t>
            </w:r>
          </w:p>
        </w:tc>
      </w:tr>
      <w:tr w:rsidR="00154746" w14:paraId="7D1A4F8C" w14:textId="77777777" w:rsidTr="004E49E9">
        <w:trPr>
          <w:trHeight w:val="317"/>
        </w:trPr>
        <w:tc>
          <w:tcPr>
            <w:tcW w:w="1885" w:type="dxa"/>
          </w:tcPr>
          <w:p w14:paraId="06CB5F70" w14:textId="77777777" w:rsidR="00154746" w:rsidRDefault="00154746" w:rsidP="004E49E9"/>
        </w:tc>
        <w:tc>
          <w:tcPr>
            <w:tcW w:w="2724" w:type="dxa"/>
          </w:tcPr>
          <w:p w14:paraId="43190814" w14:textId="77777777" w:rsidR="00154746" w:rsidRDefault="00154746" w:rsidP="004E49E9"/>
        </w:tc>
        <w:tc>
          <w:tcPr>
            <w:tcW w:w="1780" w:type="dxa"/>
          </w:tcPr>
          <w:p w14:paraId="3257D08B" w14:textId="77777777" w:rsidR="00154746" w:rsidRDefault="00154746" w:rsidP="004E49E9"/>
        </w:tc>
        <w:tc>
          <w:tcPr>
            <w:tcW w:w="1783" w:type="dxa"/>
          </w:tcPr>
          <w:p w14:paraId="6DE81FD6" w14:textId="77777777" w:rsidR="00154746" w:rsidRDefault="00154746" w:rsidP="004E49E9"/>
        </w:tc>
      </w:tr>
      <w:tr w:rsidR="00154746" w14:paraId="4F0B113E" w14:textId="77777777" w:rsidTr="004E49E9">
        <w:trPr>
          <w:trHeight w:val="317"/>
        </w:trPr>
        <w:tc>
          <w:tcPr>
            <w:tcW w:w="1885" w:type="dxa"/>
            <w:shd w:val="clear" w:color="auto" w:fill="D0CECE" w:themeFill="background2" w:themeFillShade="E6"/>
          </w:tcPr>
          <w:p w14:paraId="756AA2F8" w14:textId="77777777" w:rsidR="00154746" w:rsidRDefault="00154746" w:rsidP="004E49E9">
            <w:r>
              <w:t>Accuracy</w:t>
            </w:r>
          </w:p>
        </w:tc>
        <w:tc>
          <w:tcPr>
            <w:tcW w:w="2724" w:type="dxa"/>
            <w:shd w:val="clear" w:color="auto" w:fill="D0CECE" w:themeFill="background2" w:themeFillShade="E6"/>
          </w:tcPr>
          <w:p w14:paraId="16FB00B4" w14:textId="77777777" w:rsidR="00154746" w:rsidRDefault="00154746" w:rsidP="004E49E9"/>
        </w:tc>
        <w:tc>
          <w:tcPr>
            <w:tcW w:w="1780" w:type="dxa"/>
            <w:shd w:val="clear" w:color="auto" w:fill="D0CECE" w:themeFill="background2" w:themeFillShade="E6"/>
          </w:tcPr>
          <w:p w14:paraId="3656AF91" w14:textId="77777777" w:rsidR="00154746" w:rsidRDefault="00154746" w:rsidP="004E49E9"/>
        </w:tc>
        <w:tc>
          <w:tcPr>
            <w:tcW w:w="1783" w:type="dxa"/>
            <w:shd w:val="clear" w:color="auto" w:fill="D0CECE" w:themeFill="background2" w:themeFillShade="E6"/>
          </w:tcPr>
          <w:p w14:paraId="369A0DAA" w14:textId="77777777" w:rsidR="00154746" w:rsidRDefault="00154746" w:rsidP="004E49E9">
            <w:r>
              <w:rPr>
                <w:rFonts w:hint="eastAsia"/>
              </w:rPr>
              <w:t>0</w:t>
            </w:r>
            <w:r>
              <w:t>.80</w:t>
            </w:r>
          </w:p>
        </w:tc>
      </w:tr>
      <w:tr w:rsidR="00154746" w14:paraId="07DF98BE" w14:textId="77777777" w:rsidTr="004E49E9">
        <w:trPr>
          <w:trHeight w:val="306"/>
        </w:trPr>
        <w:tc>
          <w:tcPr>
            <w:tcW w:w="1885" w:type="dxa"/>
          </w:tcPr>
          <w:p w14:paraId="76A1533C" w14:textId="77777777" w:rsidR="00154746" w:rsidRDefault="00154746" w:rsidP="004E49E9">
            <w:r>
              <w:t>macro avg</w:t>
            </w:r>
          </w:p>
        </w:tc>
        <w:tc>
          <w:tcPr>
            <w:tcW w:w="2724" w:type="dxa"/>
          </w:tcPr>
          <w:p w14:paraId="26030B3A" w14:textId="77777777" w:rsidR="00154746" w:rsidRDefault="00154746" w:rsidP="004E49E9">
            <w:r>
              <w:t xml:space="preserve">0.86      </w:t>
            </w:r>
          </w:p>
        </w:tc>
        <w:tc>
          <w:tcPr>
            <w:tcW w:w="1780" w:type="dxa"/>
          </w:tcPr>
          <w:p w14:paraId="5DD26F3C" w14:textId="77777777" w:rsidR="00154746" w:rsidRDefault="00154746" w:rsidP="004E49E9">
            <w:r>
              <w:t>0.80</w:t>
            </w:r>
          </w:p>
        </w:tc>
        <w:tc>
          <w:tcPr>
            <w:tcW w:w="1783" w:type="dxa"/>
          </w:tcPr>
          <w:p w14:paraId="6D022F5B" w14:textId="77777777" w:rsidR="00154746" w:rsidRDefault="00154746" w:rsidP="004E49E9">
            <w:r>
              <w:rPr>
                <w:rFonts w:hint="eastAsia"/>
              </w:rPr>
              <w:t>0</w:t>
            </w:r>
            <w:r>
              <w:t>.79</w:t>
            </w:r>
          </w:p>
        </w:tc>
      </w:tr>
      <w:tr w:rsidR="00154746" w14:paraId="6F18C369" w14:textId="77777777" w:rsidTr="004E49E9">
        <w:trPr>
          <w:trHeight w:val="306"/>
        </w:trPr>
        <w:tc>
          <w:tcPr>
            <w:tcW w:w="1885" w:type="dxa"/>
          </w:tcPr>
          <w:p w14:paraId="27F36D0B" w14:textId="77777777" w:rsidR="00154746" w:rsidRDefault="00154746" w:rsidP="004E49E9">
            <w:r>
              <w:t>weighted avg</w:t>
            </w:r>
          </w:p>
        </w:tc>
        <w:tc>
          <w:tcPr>
            <w:tcW w:w="2724" w:type="dxa"/>
          </w:tcPr>
          <w:p w14:paraId="40AB056E" w14:textId="77777777" w:rsidR="00154746" w:rsidRDefault="00154746" w:rsidP="004E49E9">
            <w:r>
              <w:t>0.85</w:t>
            </w:r>
          </w:p>
        </w:tc>
        <w:tc>
          <w:tcPr>
            <w:tcW w:w="1780" w:type="dxa"/>
          </w:tcPr>
          <w:p w14:paraId="7BFC1CE8" w14:textId="77777777" w:rsidR="00154746" w:rsidRDefault="00154746" w:rsidP="004E49E9">
            <w:r>
              <w:t>0.80</w:t>
            </w:r>
          </w:p>
        </w:tc>
        <w:tc>
          <w:tcPr>
            <w:tcW w:w="1783" w:type="dxa"/>
          </w:tcPr>
          <w:p w14:paraId="11EDE938" w14:textId="77777777" w:rsidR="00154746" w:rsidRDefault="00154746" w:rsidP="004E49E9">
            <w:r>
              <w:rPr>
                <w:rFonts w:hint="eastAsia"/>
              </w:rPr>
              <w:t>0</w:t>
            </w:r>
            <w:r>
              <w:t>.79</w:t>
            </w:r>
          </w:p>
        </w:tc>
      </w:tr>
    </w:tbl>
    <w:p w14:paraId="240D8A95" w14:textId="3E56989E" w:rsidR="00154746" w:rsidRDefault="00154746" w:rsidP="002D2771">
      <w:pPr>
        <w:pStyle w:val="a3"/>
        <w:numPr>
          <w:ilvl w:val="0"/>
          <w:numId w:val="15"/>
        </w:numPr>
        <w:ind w:firstLineChars="0"/>
        <w:jc w:val="center"/>
      </w:pPr>
      <w:r>
        <w:t>performance of the NB model in EMSCAD</w:t>
      </w:r>
    </w:p>
    <w:p w14:paraId="54C7DE7C" w14:textId="4BC91EF3" w:rsidR="00154746" w:rsidRPr="00154746" w:rsidRDefault="00154746" w:rsidP="00154746"/>
    <w:p w14:paraId="65F70B51" w14:textId="2CE1F65F" w:rsidR="006F723A" w:rsidRDefault="006F723A" w:rsidP="006F723A">
      <w:pPr>
        <w:pStyle w:val="1"/>
      </w:pPr>
      <w:r>
        <w:lastRenderedPageBreak/>
        <w:t>R</w:t>
      </w:r>
      <w:r>
        <w:rPr>
          <w:rFonts w:hint="eastAsia"/>
        </w:rPr>
        <w:t>eference</w:t>
      </w:r>
    </w:p>
    <w:p w14:paraId="30B85861" w14:textId="32750AA1" w:rsidR="0074087D" w:rsidRDefault="0074087D" w:rsidP="0074087D">
      <w:pPr>
        <w:pStyle w:val="a3"/>
        <w:numPr>
          <w:ilvl w:val="0"/>
          <w:numId w:val="13"/>
        </w:numPr>
        <w:ind w:firstLineChars="0"/>
      </w:pPr>
      <w:bookmarkStart w:id="64" w:name="_Ref54596224"/>
      <w:bookmarkStart w:id="65" w:name="_Ref54133312"/>
      <w:r>
        <w:t>How to Avoid Work-from-Home Job Scams: 6 Tips</w:t>
      </w:r>
      <w:r w:rsidRPr="0074087D">
        <w:rPr>
          <w:rFonts w:ascii="宋体" w:eastAsia="宋体" w:hAnsi="宋体" w:cs="宋体"/>
        </w:rPr>
        <w:t xml:space="preserve">. </w:t>
      </w:r>
      <w:r>
        <w:t>By Rachel Jay, Content Specialist. https://www.flexjobs.com/blog/post/how-to-find-a-real-online-job-and-avoid-the-scams-v2/</w:t>
      </w:r>
      <w:bookmarkEnd w:id="64"/>
    </w:p>
    <w:p w14:paraId="2F29AA50" w14:textId="1343F26F" w:rsidR="00E1608C" w:rsidRDefault="00E1608C" w:rsidP="00E1608C">
      <w:pPr>
        <w:pStyle w:val="a3"/>
        <w:numPr>
          <w:ilvl w:val="0"/>
          <w:numId w:val="13"/>
        </w:numPr>
        <w:ind w:firstLineChars="0"/>
      </w:pPr>
      <w:r w:rsidRPr="00E1608C">
        <w:t>EDA- Easy Data Augmentation Techniques for Boosting Performance on Text Classification Tasks</w:t>
      </w:r>
      <w:r>
        <w:t xml:space="preserve">. Jason Wei, Kai Zou. Protago Labs Research, Tysons Corner, Virginia, USA 2Department of Computer Science, Dartmouth College 3Department of Mathematics and Statistics, Georgetown University. </w:t>
      </w:r>
      <w:r w:rsidRPr="00E1608C">
        <w:t>901.11196v2 [cs.CL] 25 Aug 2019</w:t>
      </w:r>
      <w:bookmarkEnd w:id="65"/>
    </w:p>
    <w:p w14:paraId="44528B41" w14:textId="64C2999E" w:rsidR="00242B11" w:rsidRDefault="0053050E" w:rsidP="00242B11">
      <w:pPr>
        <w:pStyle w:val="a3"/>
        <w:numPr>
          <w:ilvl w:val="0"/>
          <w:numId w:val="13"/>
        </w:numPr>
        <w:ind w:firstLineChars="0"/>
      </w:pPr>
      <w:bookmarkStart w:id="66" w:name="_Ref54133121"/>
      <w:r>
        <w:t>GloVe: Global Vectors for Word Representation</w:t>
      </w:r>
      <w:r>
        <w:rPr>
          <w:rFonts w:hint="eastAsia"/>
        </w:rPr>
        <w:t>,</w:t>
      </w:r>
      <w:r>
        <w:t xml:space="preserve"> Jeffrey Pennington, Richard Socher, Christopher D. Manning</w:t>
      </w:r>
      <w:r>
        <w:rPr>
          <w:rFonts w:hint="eastAsia"/>
        </w:rPr>
        <w:t>,</w:t>
      </w:r>
      <w:r>
        <w:t xml:space="preserve"> Computer Science Department, Stanford University, Stanford, CA 94305</w:t>
      </w:r>
      <w:bookmarkEnd w:id="66"/>
    </w:p>
    <w:p w14:paraId="188C418E" w14:textId="73517FA3" w:rsidR="00CA6D77" w:rsidRDefault="00CA6D77" w:rsidP="00242B11">
      <w:pPr>
        <w:pStyle w:val="a3"/>
        <w:numPr>
          <w:ilvl w:val="0"/>
          <w:numId w:val="13"/>
        </w:numPr>
        <w:ind w:firstLineChars="0"/>
      </w:pPr>
      <w:bookmarkStart w:id="67" w:name="_Ref54213213"/>
      <w:r w:rsidRPr="00CA6D77">
        <w:t>Logistic regression and artificial neural network classification</w:t>
      </w:r>
      <w:r>
        <w:t xml:space="preserve"> </w:t>
      </w:r>
      <w:r w:rsidRPr="00CA6D77">
        <w:t>models</w:t>
      </w:r>
      <w:r>
        <w:t xml:space="preserve">. </w:t>
      </w:r>
      <w:r w:rsidRPr="00CA6D77">
        <w:t>Stephan Dreiseitla, and Lucila Ohno-Machadob</w:t>
      </w:r>
      <w:r>
        <w:t xml:space="preserve">. </w:t>
      </w:r>
      <w:r w:rsidRPr="00CA6D77">
        <w:t>Journal of Biomedical Informatics 35 (2002) 352–359</w:t>
      </w:r>
      <w:r>
        <w:t>.</w:t>
      </w:r>
      <w:bookmarkEnd w:id="67"/>
    </w:p>
    <w:p w14:paraId="27289A39" w14:textId="189A8122" w:rsidR="00242B11" w:rsidRPr="00242B11" w:rsidRDefault="00242B11" w:rsidP="00242B11">
      <w:pPr>
        <w:pStyle w:val="a3"/>
        <w:numPr>
          <w:ilvl w:val="0"/>
          <w:numId w:val="13"/>
        </w:numPr>
        <w:ind w:firstLineChars="0"/>
      </w:pPr>
      <w:bookmarkStart w:id="68" w:name="_Ref54134293"/>
      <w:r w:rsidRPr="00242B11">
        <w:rPr>
          <w:szCs w:val="21"/>
        </w:rPr>
        <w:t>ATTENTION INTERPRETABILITY ACROSS NLP TASKS</w:t>
      </w:r>
      <w:r>
        <w:rPr>
          <w:szCs w:val="21"/>
        </w:rPr>
        <w:t xml:space="preserve">. </w:t>
      </w:r>
      <w:r w:rsidRPr="00242B11">
        <w:rPr>
          <w:szCs w:val="21"/>
        </w:rPr>
        <w:t>Shikhar Vashishth</w:t>
      </w:r>
      <w:r>
        <w:rPr>
          <w:szCs w:val="21"/>
        </w:rPr>
        <w:t xml:space="preserve">, </w:t>
      </w:r>
      <w:r w:rsidRPr="00242B11">
        <w:rPr>
          <w:szCs w:val="21"/>
        </w:rPr>
        <w:t>Shyam Upadhyay</w:t>
      </w:r>
      <w:r>
        <w:rPr>
          <w:szCs w:val="21"/>
        </w:rPr>
        <w:t xml:space="preserve">, </w:t>
      </w:r>
      <w:r w:rsidRPr="00242B11">
        <w:rPr>
          <w:szCs w:val="21"/>
        </w:rPr>
        <w:t>Gaurav Singh Tomar</w:t>
      </w:r>
      <w:r>
        <w:rPr>
          <w:szCs w:val="21"/>
        </w:rPr>
        <w:t xml:space="preserve">, </w:t>
      </w:r>
      <w:r w:rsidRPr="00242B11">
        <w:rPr>
          <w:szCs w:val="21"/>
        </w:rPr>
        <w:t>Manaal Faruqui</w:t>
      </w:r>
      <w:r>
        <w:rPr>
          <w:szCs w:val="21"/>
        </w:rPr>
        <w:t xml:space="preserve">. </w:t>
      </w:r>
      <w:r w:rsidRPr="00242B11">
        <w:rPr>
          <w:szCs w:val="21"/>
        </w:rPr>
        <w:t>1909.11218v1 [cs.CL] 24 Sep 2019</w:t>
      </w:r>
      <w:r>
        <w:rPr>
          <w:szCs w:val="21"/>
        </w:rPr>
        <w:t>.</w:t>
      </w:r>
      <w:bookmarkEnd w:id="68"/>
    </w:p>
    <w:p w14:paraId="677765AA" w14:textId="77777777" w:rsidR="00242B11" w:rsidRDefault="00E1608C" w:rsidP="00242B11">
      <w:pPr>
        <w:pStyle w:val="a3"/>
        <w:numPr>
          <w:ilvl w:val="0"/>
          <w:numId w:val="13"/>
        </w:numPr>
        <w:ind w:firstLineChars="0"/>
      </w:pPr>
      <w:bookmarkStart w:id="69" w:name="_Ref54133096"/>
      <w:r w:rsidRPr="00E1608C">
        <w:t>Attention is all you need.</w:t>
      </w:r>
      <w:r>
        <w:t xml:space="preserve"> </w:t>
      </w:r>
      <w:r w:rsidRPr="00E1608C">
        <w:t xml:space="preserve">Ashish Vaswani, Noam Shazeer, Niki Parmar, Jakob Uszkoreit, Llion Jones, Aidan N Gomez, Ł ukasz Kaiser, and Illia Polosukhin. In </w:t>
      </w:r>
      <w:r w:rsidRPr="00E1608C">
        <w:rPr>
          <w:i/>
          <w:iCs/>
        </w:rPr>
        <w:t>Proc. of NIPS</w:t>
      </w:r>
      <w:r w:rsidRPr="00E1608C">
        <w:t>, 2017.</w:t>
      </w:r>
      <w:bookmarkEnd w:id="69"/>
      <w:r w:rsidRPr="00E1608C">
        <w:t xml:space="preserve"> </w:t>
      </w:r>
    </w:p>
    <w:p w14:paraId="57010D21" w14:textId="2742DFD4" w:rsidR="00242B11" w:rsidRPr="00242B11" w:rsidRDefault="00242B11" w:rsidP="00242B11">
      <w:pPr>
        <w:pStyle w:val="a3"/>
        <w:numPr>
          <w:ilvl w:val="0"/>
          <w:numId w:val="13"/>
        </w:numPr>
        <w:ind w:firstLineChars="0"/>
      </w:pPr>
      <w:bookmarkStart w:id="70" w:name="_Ref54133633"/>
      <w:r w:rsidRPr="00242B11">
        <w:t xml:space="preserve">Bert: Pre-training of deep bidirectional transformers for language understanding. Jacob Devlin, Ming-Wei Chang, Kenton Lee, and Kristina Toutanova. In </w:t>
      </w:r>
      <w:r w:rsidRPr="00242B11">
        <w:rPr>
          <w:i/>
          <w:iCs/>
        </w:rPr>
        <w:t>Proc. of NAACL</w:t>
      </w:r>
      <w:r w:rsidRPr="00242B11">
        <w:t>, 2019.</w:t>
      </w:r>
      <w:bookmarkEnd w:id="70"/>
      <w:r w:rsidRPr="00242B11">
        <w:t xml:space="preserve"> </w:t>
      </w:r>
    </w:p>
    <w:p w14:paraId="2174A6D6" w14:textId="0F1E57B9" w:rsidR="00E1608C" w:rsidRDefault="00242B11" w:rsidP="00E1608C">
      <w:pPr>
        <w:pStyle w:val="a3"/>
        <w:numPr>
          <w:ilvl w:val="0"/>
          <w:numId w:val="13"/>
        </w:numPr>
        <w:ind w:firstLineChars="0"/>
      </w:pPr>
      <w:bookmarkStart w:id="71" w:name="_Ref54216093"/>
      <w:r w:rsidRPr="00242B11">
        <w:t>GA-Ensemble- a genetic algorithm for robust ensembles</w:t>
      </w:r>
      <w:r>
        <w:t>.</w:t>
      </w:r>
      <w:r w:rsidRPr="00242B11">
        <w:t xml:space="preserve"> Dong-Yop Oh &amp; J. Brian Gray</w:t>
      </w:r>
      <w:r>
        <w:t xml:space="preserve">. </w:t>
      </w:r>
      <w:r w:rsidRPr="00242B11">
        <w:t>Received: 9 June 2011 / Accepted: 2 February 2013 / Published online: 1 March 2013 © Springer-Verlag Berlin Heidelberg 2013</w:t>
      </w:r>
      <w:bookmarkEnd w:id="71"/>
    </w:p>
    <w:p w14:paraId="676CE821" w14:textId="77777777" w:rsidR="00CA6D77" w:rsidRDefault="00242B11" w:rsidP="00CA6D77">
      <w:pPr>
        <w:pStyle w:val="a3"/>
        <w:numPr>
          <w:ilvl w:val="0"/>
          <w:numId w:val="13"/>
        </w:numPr>
        <w:ind w:firstLineChars="0"/>
      </w:pPr>
      <w:r w:rsidRPr="00242B11">
        <w:t>Evolutionary Ensembles Combining Learning Agents using Genetic Algorithms</w:t>
      </w:r>
      <w:r>
        <w:t xml:space="preserve">. Jared Sylvester and Nitesh V. Chawla. Department of Computer Science and Engineering University of Notre Dame. </w:t>
      </w:r>
    </w:p>
    <w:p w14:paraId="294A1C33" w14:textId="68B9B67D" w:rsidR="00CA6D77" w:rsidRDefault="00CA6D77" w:rsidP="00CA6D77">
      <w:pPr>
        <w:pStyle w:val="a3"/>
        <w:numPr>
          <w:ilvl w:val="0"/>
          <w:numId w:val="13"/>
        </w:numPr>
        <w:ind w:firstLineChars="0"/>
      </w:pPr>
      <w:r w:rsidRPr="00CA6D77">
        <w:t>An empirical study of the naive Bayes classifier</w:t>
      </w:r>
      <w:r>
        <w:t>. I. Rish. T.J. Watson Research Center.</w:t>
      </w:r>
    </w:p>
    <w:p w14:paraId="6EF04996" w14:textId="77777777" w:rsidR="0074087D" w:rsidRDefault="000F2D31" w:rsidP="0074087D">
      <w:pPr>
        <w:pStyle w:val="a3"/>
        <w:numPr>
          <w:ilvl w:val="0"/>
          <w:numId w:val="13"/>
        </w:numPr>
        <w:ind w:firstLineChars="0"/>
      </w:pPr>
      <w:r>
        <w:t>Interpretable Machine Learning</w:t>
      </w:r>
      <w:r>
        <w:rPr>
          <w:rFonts w:hint="eastAsia"/>
        </w:rPr>
        <w:t>.</w:t>
      </w:r>
      <w:r>
        <w:t xml:space="preserve"> A Guide for Making Black Box Models Explainable. Christoph Molnar</w:t>
      </w:r>
      <w:r>
        <w:rPr>
          <w:rFonts w:hint="eastAsia"/>
        </w:rPr>
        <w:t>.</w:t>
      </w:r>
      <w:r>
        <w:t xml:space="preserve"> 2020-10-19.</w:t>
      </w:r>
      <w:r w:rsidR="0074087D" w:rsidRPr="0074087D">
        <w:t xml:space="preserve"> </w:t>
      </w:r>
    </w:p>
    <w:p w14:paraId="7FE70434" w14:textId="731FFFE3" w:rsidR="0074087D" w:rsidRDefault="0074087D" w:rsidP="0074087D">
      <w:pPr>
        <w:pStyle w:val="a3"/>
        <w:numPr>
          <w:ilvl w:val="0"/>
          <w:numId w:val="13"/>
        </w:numPr>
        <w:ind w:firstLineChars="0"/>
      </w:pPr>
      <w:r w:rsidRPr="00B3372B">
        <w:t>Random forest classifier for remote sensing classification</w:t>
      </w:r>
      <w:r>
        <w:t xml:space="preserve">. </w:t>
      </w:r>
      <w:r w:rsidRPr="00B3372B">
        <w:t>M. Pal (2005) International Journal of Remote Sensing, 26:1, 217-222, DOI: 10.1080/01431160412331269698</w:t>
      </w:r>
    </w:p>
    <w:p w14:paraId="63E6409A" w14:textId="25F4C7C6" w:rsidR="00D02C59" w:rsidRDefault="00D02C59" w:rsidP="00D02C59">
      <w:pPr>
        <w:pStyle w:val="a3"/>
        <w:numPr>
          <w:ilvl w:val="0"/>
          <w:numId w:val="13"/>
        </w:numPr>
        <w:ind w:firstLineChars="0"/>
      </w:pPr>
      <w:bookmarkStart w:id="72" w:name="_Ref54699925"/>
      <w:r>
        <w:t>What Does BERT Look at? An Analysis of BERT’s Attention</w:t>
      </w:r>
      <w:r>
        <w:rPr>
          <w:rFonts w:hint="eastAsia"/>
        </w:rPr>
        <w:t>.</w:t>
      </w:r>
      <w:r>
        <w:t xml:space="preserve"> Kevin Clark, Urvashi Khandelwal, Omer Levy, Christopher D. Manning. </w:t>
      </w:r>
      <w:r w:rsidRPr="00D02C59">
        <w:t>Association for Computational Linguistics</w:t>
      </w:r>
      <w:r>
        <w:t xml:space="preserve">, </w:t>
      </w:r>
      <w:r w:rsidRPr="00D02C59">
        <w:t>276–286</w:t>
      </w:r>
      <w:r>
        <w:t>.</w:t>
      </w:r>
      <w:bookmarkEnd w:id="72"/>
    </w:p>
    <w:p w14:paraId="0835A7CD" w14:textId="77777777" w:rsidR="00D02C59" w:rsidRPr="00D02C59" w:rsidRDefault="00D02C59" w:rsidP="0074087D"/>
    <w:sectPr w:rsidR="00D02C59" w:rsidRPr="00D02C59" w:rsidSect="00D26C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MMI10">
    <w:altName w:val="Cambria"/>
    <w:panose1 w:val="00000000000000000000"/>
    <w:charset w:val="00"/>
    <w:family w:val="roman"/>
    <w:notTrueType/>
    <w:pitch w:val="default"/>
  </w:font>
  <w:font w:name="微软雅黑">
    <w:altName w:val="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586E"/>
    <w:multiLevelType w:val="hybridMultilevel"/>
    <w:tmpl w:val="7C3A3CA4"/>
    <w:lvl w:ilvl="0" w:tplc="02A27F58">
      <w:start w:val="1"/>
      <w:numFmt w:val="decimal"/>
      <w:lvlText w:val="Figure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033F03"/>
    <w:multiLevelType w:val="hybridMultilevel"/>
    <w:tmpl w:val="2C02BC8E"/>
    <w:lvl w:ilvl="0" w:tplc="45568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8141C"/>
    <w:multiLevelType w:val="hybridMultilevel"/>
    <w:tmpl w:val="E5080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785B08"/>
    <w:multiLevelType w:val="hybridMultilevel"/>
    <w:tmpl w:val="3E5A51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3B72D3"/>
    <w:multiLevelType w:val="hybridMultilevel"/>
    <w:tmpl w:val="D954FDB8"/>
    <w:lvl w:ilvl="0" w:tplc="644C557C">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7892377"/>
    <w:multiLevelType w:val="hybridMultilevel"/>
    <w:tmpl w:val="3D52DC3E"/>
    <w:lvl w:ilvl="0" w:tplc="E62E272C">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BF007A3"/>
    <w:multiLevelType w:val="multilevel"/>
    <w:tmpl w:val="6D40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77A69"/>
    <w:multiLevelType w:val="multilevel"/>
    <w:tmpl w:val="AE269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6B0640"/>
    <w:multiLevelType w:val="hybridMultilevel"/>
    <w:tmpl w:val="F0BE47F8"/>
    <w:lvl w:ilvl="0" w:tplc="45568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AC1020"/>
    <w:multiLevelType w:val="hybridMultilevel"/>
    <w:tmpl w:val="C010A2AA"/>
    <w:lvl w:ilvl="0" w:tplc="1A266C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EB32BB"/>
    <w:multiLevelType w:val="hybridMultilevel"/>
    <w:tmpl w:val="D2C678C2"/>
    <w:lvl w:ilvl="0" w:tplc="B0D0895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12469C"/>
    <w:multiLevelType w:val="hybridMultilevel"/>
    <w:tmpl w:val="262EF5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C563307"/>
    <w:multiLevelType w:val="hybridMultilevel"/>
    <w:tmpl w:val="A75629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4A07EE"/>
    <w:multiLevelType w:val="hybridMultilevel"/>
    <w:tmpl w:val="D158B9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6461063"/>
    <w:multiLevelType w:val="hybridMultilevel"/>
    <w:tmpl w:val="FB6852D0"/>
    <w:lvl w:ilvl="0" w:tplc="BE96343C">
      <w:start w:val="1"/>
      <w:numFmt w:val="decimal"/>
      <w:lvlText w:val="Table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F77D55"/>
    <w:multiLevelType w:val="hybridMultilevel"/>
    <w:tmpl w:val="55528E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0740534"/>
    <w:multiLevelType w:val="hybridMultilevel"/>
    <w:tmpl w:val="7F0A24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D996760"/>
    <w:multiLevelType w:val="multilevel"/>
    <w:tmpl w:val="177C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FD2703"/>
    <w:multiLevelType w:val="hybridMultilevel"/>
    <w:tmpl w:val="A1A4BCA8"/>
    <w:lvl w:ilvl="0" w:tplc="45568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73044A9"/>
    <w:multiLevelType w:val="hybridMultilevel"/>
    <w:tmpl w:val="A5ECEB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FD72400"/>
    <w:multiLevelType w:val="hybridMultilevel"/>
    <w:tmpl w:val="C0C03F6E"/>
    <w:lvl w:ilvl="0" w:tplc="2A9E34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8"/>
  </w:num>
  <w:num w:numId="3">
    <w:abstractNumId w:val="1"/>
  </w:num>
  <w:num w:numId="4">
    <w:abstractNumId w:val="8"/>
  </w:num>
  <w:num w:numId="5">
    <w:abstractNumId w:val="5"/>
  </w:num>
  <w:num w:numId="6">
    <w:abstractNumId w:val="4"/>
  </w:num>
  <w:num w:numId="7">
    <w:abstractNumId w:val="6"/>
  </w:num>
  <w:num w:numId="8">
    <w:abstractNumId w:val="19"/>
  </w:num>
  <w:num w:numId="9">
    <w:abstractNumId w:val="10"/>
  </w:num>
  <w:num w:numId="10">
    <w:abstractNumId w:val="13"/>
  </w:num>
  <w:num w:numId="11">
    <w:abstractNumId w:val="16"/>
  </w:num>
  <w:num w:numId="12">
    <w:abstractNumId w:val="7"/>
  </w:num>
  <w:num w:numId="13">
    <w:abstractNumId w:val="9"/>
  </w:num>
  <w:num w:numId="14">
    <w:abstractNumId w:val="15"/>
  </w:num>
  <w:num w:numId="15">
    <w:abstractNumId w:val="14"/>
  </w:num>
  <w:num w:numId="16">
    <w:abstractNumId w:val="0"/>
  </w:num>
  <w:num w:numId="17">
    <w:abstractNumId w:val="17"/>
  </w:num>
  <w:num w:numId="18">
    <w:abstractNumId w:val="2"/>
  </w:num>
  <w:num w:numId="19">
    <w:abstractNumId w:val="20"/>
  </w:num>
  <w:num w:numId="20">
    <w:abstractNumId w:val="3"/>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 Zhaoheng">
    <w15:presenceInfo w15:providerId="AD" w15:userId="S::e0535503@u.nus.edu::7f279cf8-831d-4faf-b791-48e4713455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037"/>
    <w:rsid w:val="000021A4"/>
    <w:rsid w:val="00013759"/>
    <w:rsid w:val="00032CD8"/>
    <w:rsid w:val="00035CCB"/>
    <w:rsid w:val="000560F8"/>
    <w:rsid w:val="00097011"/>
    <w:rsid w:val="000E0F3C"/>
    <w:rsid w:val="000F2D31"/>
    <w:rsid w:val="0011315A"/>
    <w:rsid w:val="001534E8"/>
    <w:rsid w:val="00154746"/>
    <w:rsid w:val="00174D5D"/>
    <w:rsid w:val="001C36C6"/>
    <w:rsid w:val="001C6ACD"/>
    <w:rsid w:val="00240A00"/>
    <w:rsid w:val="00242B11"/>
    <w:rsid w:val="00264407"/>
    <w:rsid w:val="00274164"/>
    <w:rsid w:val="002955AC"/>
    <w:rsid w:val="002A34CF"/>
    <w:rsid w:val="002B7CDF"/>
    <w:rsid w:val="002D2771"/>
    <w:rsid w:val="002E0361"/>
    <w:rsid w:val="003129E8"/>
    <w:rsid w:val="00312E67"/>
    <w:rsid w:val="003253D3"/>
    <w:rsid w:val="00332B14"/>
    <w:rsid w:val="0033447A"/>
    <w:rsid w:val="003353AA"/>
    <w:rsid w:val="003834F9"/>
    <w:rsid w:val="003D5D67"/>
    <w:rsid w:val="003F540C"/>
    <w:rsid w:val="00404964"/>
    <w:rsid w:val="00413485"/>
    <w:rsid w:val="00421AA2"/>
    <w:rsid w:val="0042307E"/>
    <w:rsid w:val="0044609C"/>
    <w:rsid w:val="00491037"/>
    <w:rsid w:val="004A730D"/>
    <w:rsid w:val="004D6DA6"/>
    <w:rsid w:val="004E0C34"/>
    <w:rsid w:val="004E49E9"/>
    <w:rsid w:val="004F09A2"/>
    <w:rsid w:val="00510A26"/>
    <w:rsid w:val="005119D7"/>
    <w:rsid w:val="005209B1"/>
    <w:rsid w:val="005244EC"/>
    <w:rsid w:val="0053050E"/>
    <w:rsid w:val="00530ABE"/>
    <w:rsid w:val="00563D0C"/>
    <w:rsid w:val="0057376E"/>
    <w:rsid w:val="00585D56"/>
    <w:rsid w:val="005B6575"/>
    <w:rsid w:val="005C2D10"/>
    <w:rsid w:val="005D329A"/>
    <w:rsid w:val="005F740F"/>
    <w:rsid w:val="005F778B"/>
    <w:rsid w:val="00617131"/>
    <w:rsid w:val="00620122"/>
    <w:rsid w:val="006A1D8C"/>
    <w:rsid w:val="006C5903"/>
    <w:rsid w:val="006C6652"/>
    <w:rsid w:val="006F5484"/>
    <w:rsid w:val="006F723A"/>
    <w:rsid w:val="007063BA"/>
    <w:rsid w:val="00737B7B"/>
    <w:rsid w:val="0074087D"/>
    <w:rsid w:val="00755058"/>
    <w:rsid w:val="00757257"/>
    <w:rsid w:val="007820BE"/>
    <w:rsid w:val="007A048D"/>
    <w:rsid w:val="007D49CD"/>
    <w:rsid w:val="007F2CD5"/>
    <w:rsid w:val="007F4507"/>
    <w:rsid w:val="00850041"/>
    <w:rsid w:val="0085158F"/>
    <w:rsid w:val="00871D3B"/>
    <w:rsid w:val="008754D8"/>
    <w:rsid w:val="00887510"/>
    <w:rsid w:val="008A7ABF"/>
    <w:rsid w:val="008B578D"/>
    <w:rsid w:val="008C51F7"/>
    <w:rsid w:val="008E38F1"/>
    <w:rsid w:val="0090720E"/>
    <w:rsid w:val="00917FC5"/>
    <w:rsid w:val="009203AE"/>
    <w:rsid w:val="00972680"/>
    <w:rsid w:val="009A1D10"/>
    <w:rsid w:val="009B0359"/>
    <w:rsid w:val="00A057CC"/>
    <w:rsid w:val="00A22AF3"/>
    <w:rsid w:val="00A30389"/>
    <w:rsid w:val="00A31235"/>
    <w:rsid w:val="00A54D4C"/>
    <w:rsid w:val="00A63DAE"/>
    <w:rsid w:val="00A80175"/>
    <w:rsid w:val="00A93140"/>
    <w:rsid w:val="00A952B9"/>
    <w:rsid w:val="00AA5071"/>
    <w:rsid w:val="00AC6CA4"/>
    <w:rsid w:val="00AF51CD"/>
    <w:rsid w:val="00B067D1"/>
    <w:rsid w:val="00B3372B"/>
    <w:rsid w:val="00B452B7"/>
    <w:rsid w:val="00B82CE6"/>
    <w:rsid w:val="00B96ACD"/>
    <w:rsid w:val="00B97A23"/>
    <w:rsid w:val="00C44D19"/>
    <w:rsid w:val="00C726D1"/>
    <w:rsid w:val="00C85F2A"/>
    <w:rsid w:val="00CA6D77"/>
    <w:rsid w:val="00CE3449"/>
    <w:rsid w:val="00CF1049"/>
    <w:rsid w:val="00CF3EFD"/>
    <w:rsid w:val="00D02C59"/>
    <w:rsid w:val="00D07F8A"/>
    <w:rsid w:val="00D26CBF"/>
    <w:rsid w:val="00D544A5"/>
    <w:rsid w:val="00D61854"/>
    <w:rsid w:val="00D94327"/>
    <w:rsid w:val="00DB76AB"/>
    <w:rsid w:val="00DC621F"/>
    <w:rsid w:val="00DD6AB6"/>
    <w:rsid w:val="00DE092C"/>
    <w:rsid w:val="00E1608C"/>
    <w:rsid w:val="00E16FF6"/>
    <w:rsid w:val="00E17A18"/>
    <w:rsid w:val="00E33F84"/>
    <w:rsid w:val="00E42374"/>
    <w:rsid w:val="00EB53AB"/>
    <w:rsid w:val="00EC7760"/>
    <w:rsid w:val="00EF0B32"/>
    <w:rsid w:val="00F01DB6"/>
    <w:rsid w:val="00F13DC6"/>
    <w:rsid w:val="00F143DF"/>
    <w:rsid w:val="00F24E45"/>
    <w:rsid w:val="00F5009E"/>
    <w:rsid w:val="00F64CD1"/>
    <w:rsid w:val="00F76372"/>
    <w:rsid w:val="00F93539"/>
    <w:rsid w:val="00FC0BBA"/>
    <w:rsid w:val="00FD247B"/>
    <w:rsid w:val="00FF7B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4D387"/>
  <w15:chartTrackingRefBased/>
  <w15:docId w15:val="{0C8AA81F-5F5C-6D4D-8E61-E5DA0D1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009E"/>
    <w:pPr>
      <w:jc w:val="both"/>
    </w:pPr>
    <w:rPr>
      <w:rFonts w:ascii="Arial" w:eastAsia="Times New Roman" w:hAnsi="Arial" w:cs="Times New Roman"/>
      <w:kern w:val="0"/>
    </w:rPr>
  </w:style>
  <w:style w:type="paragraph" w:styleId="1">
    <w:name w:val="heading 1"/>
    <w:basedOn w:val="a"/>
    <w:next w:val="a"/>
    <w:link w:val="10"/>
    <w:autoRedefine/>
    <w:uiPriority w:val="9"/>
    <w:qFormat/>
    <w:rsid w:val="00CF1049"/>
    <w:pPr>
      <w:keepNext/>
      <w:keepLines/>
      <w:spacing w:before="340" w:after="330" w:line="578" w:lineRule="auto"/>
      <w:outlineLvl w:val="0"/>
    </w:pPr>
    <w:rPr>
      <w:rFonts w:eastAsia="Arial"/>
      <w:b/>
      <w:bCs/>
      <w:kern w:val="44"/>
      <w:sz w:val="44"/>
      <w:szCs w:val="44"/>
    </w:rPr>
  </w:style>
  <w:style w:type="paragraph" w:styleId="2">
    <w:name w:val="heading 2"/>
    <w:basedOn w:val="a"/>
    <w:next w:val="a"/>
    <w:link w:val="20"/>
    <w:autoRedefine/>
    <w:uiPriority w:val="9"/>
    <w:unhideWhenUsed/>
    <w:qFormat/>
    <w:rsid w:val="00CF1049"/>
    <w:pPr>
      <w:keepNext/>
      <w:keepLines/>
      <w:spacing w:before="260" w:after="260" w:line="416" w:lineRule="auto"/>
      <w:outlineLvl w:val="1"/>
    </w:pPr>
    <w:rPr>
      <w:rFonts w:eastAsiaTheme="majorEastAsia" w:cstheme="majorBidi"/>
      <w:b/>
      <w:bCs/>
      <w:sz w:val="32"/>
      <w:szCs w:val="32"/>
    </w:rPr>
  </w:style>
  <w:style w:type="paragraph" w:styleId="3">
    <w:name w:val="heading 3"/>
    <w:basedOn w:val="4"/>
    <w:next w:val="a"/>
    <w:link w:val="30"/>
    <w:autoRedefine/>
    <w:uiPriority w:val="9"/>
    <w:unhideWhenUsed/>
    <w:qFormat/>
    <w:rsid w:val="00F5009E"/>
    <w:pPr>
      <w:outlineLvl w:val="2"/>
    </w:pPr>
  </w:style>
  <w:style w:type="paragraph" w:styleId="4">
    <w:name w:val="heading 4"/>
    <w:basedOn w:val="a"/>
    <w:next w:val="a"/>
    <w:link w:val="40"/>
    <w:autoRedefine/>
    <w:uiPriority w:val="9"/>
    <w:unhideWhenUsed/>
    <w:qFormat/>
    <w:rsid w:val="00F5009E"/>
    <w:pPr>
      <w:keepNext/>
      <w:keepLines/>
      <w:spacing w:before="280" w:after="290" w:line="376" w:lineRule="auto"/>
      <w:outlineLvl w:val="3"/>
    </w:pPr>
    <w:rPr>
      <w:rFonts w:eastAsiaTheme="majorEastAsia" w:cstheme="majorBidi"/>
      <w:b/>
      <w:bCs/>
      <w:sz w:val="24"/>
      <w:szCs w:val="28"/>
    </w:rPr>
  </w:style>
  <w:style w:type="paragraph" w:styleId="5">
    <w:name w:val="heading 5"/>
    <w:basedOn w:val="a"/>
    <w:next w:val="a"/>
    <w:link w:val="50"/>
    <w:uiPriority w:val="9"/>
    <w:unhideWhenUsed/>
    <w:qFormat/>
    <w:rsid w:val="002955AC"/>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1049"/>
    <w:rPr>
      <w:rFonts w:ascii="Arial" w:eastAsia="Arial" w:hAnsi="Arial"/>
      <w:b/>
      <w:bCs/>
      <w:kern w:val="44"/>
      <w:sz w:val="44"/>
      <w:szCs w:val="44"/>
    </w:rPr>
  </w:style>
  <w:style w:type="character" w:customStyle="1" w:styleId="20">
    <w:name w:val="标题 2 字符"/>
    <w:basedOn w:val="a0"/>
    <w:link w:val="2"/>
    <w:uiPriority w:val="9"/>
    <w:rsid w:val="00CF1049"/>
    <w:rPr>
      <w:rFonts w:ascii="Arial" w:eastAsiaTheme="majorEastAsia" w:hAnsi="Arial" w:cstheme="majorBidi"/>
      <w:b/>
      <w:bCs/>
      <w:sz w:val="32"/>
      <w:szCs w:val="32"/>
    </w:rPr>
  </w:style>
  <w:style w:type="character" w:customStyle="1" w:styleId="30">
    <w:name w:val="标题 3 字符"/>
    <w:basedOn w:val="a0"/>
    <w:link w:val="3"/>
    <w:uiPriority w:val="9"/>
    <w:rsid w:val="00F5009E"/>
    <w:rPr>
      <w:rFonts w:ascii="Arial" w:eastAsiaTheme="majorEastAsia" w:hAnsi="Arial" w:cstheme="majorBidi"/>
      <w:b/>
      <w:bCs/>
      <w:kern w:val="0"/>
      <w:sz w:val="28"/>
      <w:szCs w:val="28"/>
    </w:rPr>
  </w:style>
  <w:style w:type="character" w:customStyle="1" w:styleId="40">
    <w:name w:val="标题 4 字符"/>
    <w:basedOn w:val="a0"/>
    <w:link w:val="4"/>
    <w:uiPriority w:val="9"/>
    <w:rsid w:val="00F5009E"/>
    <w:rPr>
      <w:rFonts w:ascii="Arial" w:eastAsiaTheme="majorEastAsia" w:hAnsi="Arial" w:cstheme="majorBidi"/>
      <w:b/>
      <w:bCs/>
      <w:kern w:val="0"/>
      <w:sz w:val="24"/>
      <w:szCs w:val="28"/>
    </w:rPr>
  </w:style>
  <w:style w:type="paragraph" w:styleId="a3">
    <w:name w:val="List Paragraph"/>
    <w:basedOn w:val="a"/>
    <w:uiPriority w:val="34"/>
    <w:qFormat/>
    <w:rsid w:val="007F2CD5"/>
    <w:pPr>
      <w:ind w:firstLineChars="200" w:firstLine="420"/>
    </w:pPr>
  </w:style>
  <w:style w:type="paragraph" w:styleId="a4">
    <w:name w:val="Normal (Web)"/>
    <w:basedOn w:val="a"/>
    <w:uiPriority w:val="99"/>
    <w:semiHidden/>
    <w:unhideWhenUsed/>
    <w:rsid w:val="00421AA2"/>
    <w:pPr>
      <w:spacing w:before="100" w:beforeAutospacing="1" w:after="100" w:afterAutospacing="1"/>
    </w:pPr>
  </w:style>
  <w:style w:type="table" w:styleId="a5">
    <w:name w:val="Table Grid"/>
    <w:basedOn w:val="a1"/>
    <w:uiPriority w:val="39"/>
    <w:rsid w:val="00B067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D61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0">
    <w:name w:val="HTML 预设格式 字符"/>
    <w:basedOn w:val="a0"/>
    <w:link w:val="HTML"/>
    <w:uiPriority w:val="99"/>
    <w:semiHidden/>
    <w:rsid w:val="00D61854"/>
    <w:rPr>
      <w:rFonts w:ascii="Courier New" w:eastAsia="Times New Roman" w:hAnsi="Courier New" w:cs="Courier New"/>
      <w:kern w:val="0"/>
      <w:sz w:val="20"/>
      <w:szCs w:val="20"/>
    </w:rPr>
  </w:style>
  <w:style w:type="character" w:styleId="a6">
    <w:name w:val="Hyperlink"/>
    <w:basedOn w:val="a0"/>
    <w:uiPriority w:val="99"/>
    <w:unhideWhenUsed/>
    <w:rsid w:val="0053050E"/>
    <w:rPr>
      <w:color w:val="0563C1" w:themeColor="hyperlink"/>
      <w:u w:val="single"/>
    </w:rPr>
  </w:style>
  <w:style w:type="character" w:styleId="a7">
    <w:name w:val="Unresolved Mention"/>
    <w:basedOn w:val="a0"/>
    <w:uiPriority w:val="99"/>
    <w:semiHidden/>
    <w:unhideWhenUsed/>
    <w:rsid w:val="0053050E"/>
    <w:rPr>
      <w:color w:val="605E5C"/>
      <w:shd w:val="clear" w:color="auto" w:fill="E1DFDD"/>
    </w:rPr>
  </w:style>
  <w:style w:type="character" w:customStyle="1" w:styleId="mwe-math-mathml-inline">
    <w:name w:val="mwe-math-mathml-inline"/>
    <w:basedOn w:val="a0"/>
    <w:rsid w:val="005F778B"/>
  </w:style>
  <w:style w:type="character" w:styleId="a8">
    <w:name w:val="Placeholder Text"/>
    <w:basedOn w:val="a0"/>
    <w:uiPriority w:val="99"/>
    <w:semiHidden/>
    <w:rsid w:val="005F778B"/>
    <w:rPr>
      <w:color w:val="808080"/>
    </w:rPr>
  </w:style>
  <w:style w:type="character" w:customStyle="1" w:styleId="50">
    <w:name w:val="标题 5 字符"/>
    <w:basedOn w:val="a0"/>
    <w:link w:val="5"/>
    <w:uiPriority w:val="9"/>
    <w:rsid w:val="002955AC"/>
    <w:rPr>
      <w:rFonts w:ascii="Arial" w:eastAsia="Times New Roman" w:hAnsi="Arial" w:cs="Times New Roman"/>
      <w:b/>
      <w:bCs/>
      <w:kern w:val="0"/>
      <w:szCs w:val="28"/>
    </w:rPr>
  </w:style>
  <w:style w:type="character" w:customStyle="1" w:styleId="mw-headline">
    <w:name w:val="mw-headline"/>
    <w:basedOn w:val="a0"/>
    <w:rsid w:val="007A048D"/>
  </w:style>
  <w:style w:type="paragraph" w:customStyle="1" w:styleId="alt">
    <w:name w:val="alt"/>
    <w:basedOn w:val="a"/>
    <w:rsid w:val="00D26CBF"/>
    <w:pPr>
      <w:spacing w:before="100" w:beforeAutospacing="1" w:after="100" w:afterAutospacing="1"/>
      <w:jc w:val="left"/>
    </w:pPr>
    <w:rPr>
      <w:rFonts w:ascii="Times New Roman" w:hAnsi="Times New Roman"/>
      <w:sz w:val="24"/>
    </w:rPr>
  </w:style>
  <w:style w:type="character" w:customStyle="1" w:styleId="string">
    <w:name w:val="string"/>
    <w:basedOn w:val="a0"/>
    <w:rsid w:val="00D26CBF"/>
  </w:style>
  <w:style w:type="character" w:customStyle="1" w:styleId="keyword">
    <w:name w:val="keyword"/>
    <w:basedOn w:val="a0"/>
    <w:rsid w:val="00D26CBF"/>
  </w:style>
  <w:style w:type="character" w:customStyle="1" w:styleId="number">
    <w:name w:val="number"/>
    <w:basedOn w:val="a0"/>
    <w:rsid w:val="00D26CBF"/>
  </w:style>
  <w:style w:type="character" w:styleId="a9">
    <w:name w:val="Strong"/>
    <w:basedOn w:val="a0"/>
    <w:uiPriority w:val="22"/>
    <w:qFormat/>
    <w:rsid w:val="000F2D31"/>
    <w:rPr>
      <w:b/>
      <w:bCs/>
    </w:rPr>
  </w:style>
  <w:style w:type="paragraph" w:customStyle="1" w:styleId="hd">
    <w:name w:val="hd"/>
    <w:basedOn w:val="a"/>
    <w:rsid w:val="000F2D31"/>
    <w:pPr>
      <w:spacing w:before="100" w:beforeAutospacing="1" w:after="100" w:afterAutospacing="1"/>
      <w:jc w:val="left"/>
    </w:pPr>
    <w:rPr>
      <w:rFonts w:ascii="Times New Roman" w:hAnsi="Times New Roman"/>
      <w:sz w:val="24"/>
    </w:rPr>
  </w:style>
  <w:style w:type="paragraph" w:styleId="aa">
    <w:name w:val="Balloon Text"/>
    <w:basedOn w:val="a"/>
    <w:link w:val="ab"/>
    <w:uiPriority w:val="99"/>
    <w:semiHidden/>
    <w:unhideWhenUsed/>
    <w:rsid w:val="006A1D8C"/>
    <w:rPr>
      <w:rFonts w:ascii="宋体" w:eastAsia="宋体"/>
      <w:sz w:val="18"/>
      <w:szCs w:val="18"/>
    </w:rPr>
  </w:style>
  <w:style w:type="character" w:customStyle="1" w:styleId="ab">
    <w:name w:val="批注框文本 字符"/>
    <w:basedOn w:val="a0"/>
    <w:link w:val="aa"/>
    <w:uiPriority w:val="99"/>
    <w:semiHidden/>
    <w:rsid w:val="006A1D8C"/>
    <w:rPr>
      <w:rFonts w:ascii="宋体" w:eastAsia="宋体" w:hAnsi="Arial"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6549">
      <w:bodyDiv w:val="1"/>
      <w:marLeft w:val="0"/>
      <w:marRight w:val="0"/>
      <w:marTop w:val="0"/>
      <w:marBottom w:val="0"/>
      <w:divBdr>
        <w:top w:val="none" w:sz="0" w:space="0" w:color="auto"/>
        <w:left w:val="none" w:sz="0" w:space="0" w:color="auto"/>
        <w:bottom w:val="none" w:sz="0" w:space="0" w:color="auto"/>
        <w:right w:val="none" w:sz="0" w:space="0" w:color="auto"/>
      </w:divBdr>
    </w:div>
    <w:div w:id="21520627">
      <w:bodyDiv w:val="1"/>
      <w:marLeft w:val="0"/>
      <w:marRight w:val="0"/>
      <w:marTop w:val="0"/>
      <w:marBottom w:val="0"/>
      <w:divBdr>
        <w:top w:val="none" w:sz="0" w:space="0" w:color="auto"/>
        <w:left w:val="none" w:sz="0" w:space="0" w:color="auto"/>
        <w:bottom w:val="none" w:sz="0" w:space="0" w:color="auto"/>
        <w:right w:val="none" w:sz="0" w:space="0" w:color="auto"/>
      </w:divBdr>
      <w:divsChild>
        <w:div w:id="24720361">
          <w:marLeft w:val="0"/>
          <w:marRight w:val="0"/>
          <w:marTop w:val="0"/>
          <w:marBottom w:val="0"/>
          <w:divBdr>
            <w:top w:val="none" w:sz="0" w:space="0" w:color="auto"/>
            <w:left w:val="none" w:sz="0" w:space="0" w:color="auto"/>
            <w:bottom w:val="none" w:sz="0" w:space="0" w:color="auto"/>
            <w:right w:val="none" w:sz="0" w:space="0" w:color="auto"/>
          </w:divBdr>
          <w:divsChild>
            <w:div w:id="329606414">
              <w:marLeft w:val="0"/>
              <w:marRight w:val="0"/>
              <w:marTop w:val="0"/>
              <w:marBottom w:val="0"/>
              <w:divBdr>
                <w:top w:val="none" w:sz="0" w:space="0" w:color="auto"/>
                <w:left w:val="none" w:sz="0" w:space="0" w:color="auto"/>
                <w:bottom w:val="none" w:sz="0" w:space="0" w:color="auto"/>
                <w:right w:val="none" w:sz="0" w:space="0" w:color="auto"/>
              </w:divBdr>
              <w:divsChild>
                <w:div w:id="1467120799">
                  <w:marLeft w:val="0"/>
                  <w:marRight w:val="0"/>
                  <w:marTop w:val="0"/>
                  <w:marBottom w:val="0"/>
                  <w:divBdr>
                    <w:top w:val="none" w:sz="0" w:space="0" w:color="auto"/>
                    <w:left w:val="none" w:sz="0" w:space="0" w:color="auto"/>
                    <w:bottom w:val="none" w:sz="0" w:space="0" w:color="auto"/>
                    <w:right w:val="none" w:sz="0" w:space="0" w:color="auto"/>
                  </w:divBdr>
                  <w:divsChild>
                    <w:div w:id="5590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16298">
      <w:bodyDiv w:val="1"/>
      <w:marLeft w:val="0"/>
      <w:marRight w:val="0"/>
      <w:marTop w:val="0"/>
      <w:marBottom w:val="0"/>
      <w:divBdr>
        <w:top w:val="none" w:sz="0" w:space="0" w:color="auto"/>
        <w:left w:val="none" w:sz="0" w:space="0" w:color="auto"/>
        <w:bottom w:val="none" w:sz="0" w:space="0" w:color="auto"/>
        <w:right w:val="none" w:sz="0" w:space="0" w:color="auto"/>
      </w:divBdr>
      <w:divsChild>
        <w:div w:id="673725147">
          <w:marLeft w:val="0"/>
          <w:marRight w:val="0"/>
          <w:marTop w:val="0"/>
          <w:marBottom w:val="0"/>
          <w:divBdr>
            <w:top w:val="none" w:sz="0" w:space="0" w:color="auto"/>
            <w:left w:val="none" w:sz="0" w:space="0" w:color="auto"/>
            <w:bottom w:val="none" w:sz="0" w:space="0" w:color="auto"/>
            <w:right w:val="none" w:sz="0" w:space="0" w:color="auto"/>
          </w:divBdr>
          <w:divsChild>
            <w:div w:id="156725864">
              <w:marLeft w:val="0"/>
              <w:marRight w:val="0"/>
              <w:marTop w:val="0"/>
              <w:marBottom w:val="0"/>
              <w:divBdr>
                <w:top w:val="none" w:sz="0" w:space="0" w:color="auto"/>
                <w:left w:val="none" w:sz="0" w:space="0" w:color="auto"/>
                <w:bottom w:val="none" w:sz="0" w:space="0" w:color="auto"/>
                <w:right w:val="none" w:sz="0" w:space="0" w:color="auto"/>
              </w:divBdr>
              <w:divsChild>
                <w:div w:id="8332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6251">
      <w:bodyDiv w:val="1"/>
      <w:marLeft w:val="0"/>
      <w:marRight w:val="0"/>
      <w:marTop w:val="0"/>
      <w:marBottom w:val="0"/>
      <w:divBdr>
        <w:top w:val="none" w:sz="0" w:space="0" w:color="auto"/>
        <w:left w:val="none" w:sz="0" w:space="0" w:color="auto"/>
        <w:bottom w:val="none" w:sz="0" w:space="0" w:color="auto"/>
        <w:right w:val="none" w:sz="0" w:space="0" w:color="auto"/>
      </w:divBdr>
      <w:divsChild>
        <w:div w:id="1943144612">
          <w:marLeft w:val="0"/>
          <w:marRight w:val="0"/>
          <w:marTop w:val="0"/>
          <w:marBottom w:val="0"/>
          <w:divBdr>
            <w:top w:val="none" w:sz="0" w:space="0" w:color="auto"/>
            <w:left w:val="none" w:sz="0" w:space="0" w:color="auto"/>
            <w:bottom w:val="none" w:sz="0" w:space="0" w:color="auto"/>
            <w:right w:val="none" w:sz="0" w:space="0" w:color="auto"/>
          </w:divBdr>
          <w:divsChild>
            <w:div w:id="1185554150">
              <w:marLeft w:val="0"/>
              <w:marRight w:val="0"/>
              <w:marTop w:val="0"/>
              <w:marBottom w:val="0"/>
              <w:divBdr>
                <w:top w:val="none" w:sz="0" w:space="0" w:color="auto"/>
                <w:left w:val="none" w:sz="0" w:space="0" w:color="auto"/>
                <w:bottom w:val="none" w:sz="0" w:space="0" w:color="auto"/>
                <w:right w:val="none" w:sz="0" w:space="0" w:color="auto"/>
              </w:divBdr>
              <w:divsChild>
                <w:div w:id="438182751">
                  <w:marLeft w:val="0"/>
                  <w:marRight w:val="0"/>
                  <w:marTop w:val="0"/>
                  <w:marBottom w:val="0"/>
                  <w:divBdr>
                    <w:top w:val="none" w:sz="0" w:space="0" w:color="auto"/>
                    <w:left w:val="none" w:sz="0" w:space="0" w:color="auto"/>
                    <w:bottom w:val="none" w:sz="0" w:space="0" w:color="auto"/>
                    <w:right w:val="none" w:sz="0" w:space="0" w:color="auto"/>
                  </w:divBdr>
                </w:div>
                <w:div w:id="418526904">
                  <w:marLeft w:val="0"/>
                  <w:marRight w:val="0"/>
                  <w:marTop w:val="0"/>
                  <w:marBottom w:val="0"/>
                  <w:divBdr>
                    <w:top w:val="none" w:sz="0" w:space="0" w:color="auto"/>
                    <w:left w:val="none" w:sz="0" w:space="0" w:color="auto"/>
                    <w:bottom w:val="none" w:sz="0" w:space="0" w:color="auto"/>
                    <w:right w:val="none" w:sz="0" w:space="0" w:color="auto"/>
                  </w:divBdr>
                </w:div>
              </w:divsChild>
            </w:div>
            <w:div w:id="676660373">
              <w:marLeft w:val="0"/>
              <w:marRight w:val="0"/>
              <w:marTop w:val="0"/>
              <w:marBottom w:val="0"/>
              <w:divBdr>
                <w:top w:val="none" w:sz="0" w:space="0" w:color="auto"/>
                <w:left w:val="none" w:sz="0" w:space="0" w:color="auto"/>
                <w:bottom w:val="none" w:sz="0" w:space="0" w:color="auto"/>
                <w:right w:val="none" w:sz="0" w:space="0" w:color="auto"/>
              </w:divBdr>
              <w:divsChild>
                <w:div w:id="1754274789">
                  <w:marLeft w:val="0"/>
                  <w:marRight w:val="0"/>
                  <w:marTop w:val="0"/>
                  <w:marBottom w:val="0"/>
                  <w:divBdr>
                    <w:top w:val="none" w:sz="0" w:space="0" w:color="auto"/>
                    <w:left w:val="none" w:sz="0" w:space="0" w:color="auto"/>
                    <w:bottom w:val="none" w:sz="0" w:space="0" w:color="auto"/>
                    <w:right w:val="none" w:sz="0" w:space="0" w:color="auto"/>
                  </w:divBdr>
                </w:div>
              </w:divsChild>
            </w:div>
            <w:div w:id="436101333">
              <w:marLeft w:val="0"/>
              <w:marRight w:val="0"/>
              <w:marTop w:val="0"/>
              <w:marBottom w:val="0"/>
              <w:divBdr>
                <w:top w:val="none" w:sz="0" w:space="0" w:color="auto"/>
                <w:left w:val="none" w:sz="0" w:space="0" w:color="auto"/>
                <w:bottom w:val="none" w:sz="0" w:space="0" w:color="auto"/>
                <w:right w:val="none" w:sz="0" w:space="0" w:color="auto"/>
              </w:divBdr>
              <w:divsChild>
                <w:div w:id="1105462106">
                  <w:marLeft w:val="0"/>
                  <w:marRight w:val="0"/>
                  <w:marTop w:val="0"/>
                  <w:marBottom w:val="0"/>
                  <w:divBdr>
                    <w:top w:val="none" w:sz="0" w:space="0" w:color="auto"/>
                    <w:left w:val="none" w:sz="0" w:space="0" w:color="auto"/>
                    <w:bottom w:val="none" w:sz="0" w:space="0" w:color="auto"/>
                    <w:right w:val="none" w:sz="0" w:space="0" w:color="auto"/>
                  </w:divBdr>
                </w:div>
              </w:divsChild>
            </w:div>
            <w:div w:id="1359627073">
              <w:marLeft w:val="0"/>
              <w:marRight w:val="0"/>
              <w:marTop w:val="0"/>
              <w:marBottom w:val="0"/>
              <w:divBdr>
                <w:top w:val="none" w:sz="0" w:space="0" w:color="auto"/>
                <w:left w:val="none" w:sz="0" w:space="0" w:color="auto"/>
                <w:bottom w:val="none" w:sz="0" w:space="0" w:color="auto"/>
                <w:right w:val="none" w:sz="0" w:space="0" w:color="auto"/>
              </w:divBdr>
              <w:divsChild>
                <w:div w:id="2032756305">
                  <w:marLeft w:val="0"/>
                  <w:marRight w:val="0"/>
                  <w:marTop w:val="0"/>
                  <w:marBottom w:val="0"/>
                  <w:divBdr>
                    <w:top w:val="none" w:sz="0" w:space="0" w:color="auto"/>
                    <w:left w:val="none" w:sz="0" w:space="0" w:color="auto"/>
                    <w:bottom w:val="none" w:sz="0" w:space="0" w:color="auto"/>
                    <w:right w:val="none" w:sz="0" w:space="0" w:color="auto"/>
                  </w:divBdr>
                </w:div>
              </w:divsChild>
            </w:div>
            <w:div w:id="1117215352">
              <w:marLeft w:val="0"/>
              <w:marRight w:val="0"/>
              <w:marTop w:val="0"/>
              <w:marBottom w:val="0"/>
              <w:divBdr>
                <w:top w:val="none" w:sz="0" w:space="0" w:color="auto"/>
                <w:left w:val="none" w:sz="0" w:space="0" w:color="auto"/>
                <w:bottom w:val="none" w:sz="0" w:space="0" w:color="auto"/>
                <w:right w:val="none" w:sz="0" w:space="0" w:color="auto"/>
              </w:divBdr>
              <w:divsChild>
                <w:div w:id="1102192173">
                  <w:marLeft w:val="0"/>
                  <w:marRight w:val="0"/>
                  <w:marTop w:val="0"/>
                  <w:marBottom w:val="0"/>
                  <w:divBdr>
                    <w:top w:val="none" w:sz="0" w:space="0" w:color="auto"/>
                    <w:left w:val="none" w:sz="0" w:space="0" w:color="auto"/>
                    <w:bottom w:val="none" w:sz="0" w:space="0" w:color="auto"/>
                    <w:right w:val="none" w:sz="0" w:space="0" w:color="auto"/>
                  </w:divBdr>
                </w:div>
              </w:divsChild>
            </w:div>
            <w:div w:id="1745566502">
              <w:marLeft w:val="0"/>
              <w:marRight w:val="0"/>
              <w:marTop w:val="0"/>
              <w:marBottom w:val="0"/>
              <w:divBdr>
                <w:top w:val="none" w:sz="0" w:space="0" w:color="auto"/>
                <w:left w:val="none" w:sz="0" w:space="0" w:color="auto"/>
                <w:bottom w:val="none" w:sz="0" w:space="0" w:color="auto"/>
                <w:right w:val="none" w:sz="0" w:space="0" w:color="auto"/>
              </w:divBdr>
              <w:divsChild>
                <w:div w:id="1109161434">
                  <w:marLeft w:val="0"/>
                  <w:marRight w:val="0"/>
                  <w:marTop w:val="0"/>
                  <w:marBottom w:val="0"/>
                  <w:divBdr>
                    <w:top w:val="none" w:sz="0" w:space="0" w:color="auto"/>
                    <w:left w:val="none" w:sz="0" w:space="0" w:color="auto"/>
                    <w:bottom w:val="none" w:sz="0" w:space="0" w:color="auto"/>
                    <w:right w:val="none" w:sz="0" w:space="0" w:color="auto"/>
                  </w:divBdr>
                </w:div>
              </w:divsChild>
            </w:div>
            <w:div w:id="1627463910">
              <w:marLeft w:val="0"/>
              <w:marRight w:val="0"/>
              <w:marTop w:val="0"/>
              <w:marBottom w:val="0"/>
              <w:divBdr>
                <w:top w:val="none" w:sz="0" w:space="0" w:color="auto"/>
                <w:left w:val="none" w:sz="0" w:space="0" w:color="auto"/>
                <w:bottom w:val="none" w:sz="0" w:space="0" w:color="auto"/>
                <w:right w:val="none" w:sz="0" w:space="0" w:color="auto"/>
              </w:divBdr>
              <w:divsChild>
                <w:div w:id="1263107210">
                  <w:marLeft w:val="0"/>
                  <w:marRight w:val="0"/>
                  <w:marTop w:val="0"/>
                  <w:marBottom w:val="0"/>
                  <w:divBdr>
                    <w:top w:val="none" w:sz="0" w:space="0" w:color="auto"/>
                    <w:left w:val="none" w:sz="0" w:space="0" w:color="auto"/>
                    <w:bottom w:val="none" w:sz="0" w:space="0" w:color="auto"/>
                    <w:right w:val="none" w:sz="0" w:space="0" w:color="auto"/>
                  </w:divBdr>
                </w:div>
              </w:divsChild>
            </w:div>
            <w:div w:id="1531911918">
              <w:marLeft w:val="0"/>
              <w:marRight w:val="0"/>
              <w:marTop w:val="0"/>
              <w:marBottom w:val="0"/>
              <w:divBdr>
                <w:top w:val="none" w:sz="0" w:space="0" w:color="auto"/>
                <w:left w:val="none" w:sz="0" w:space="0" w:color="auto"/>
                <w:bottom w:val="none" w:sz="0" w:space="0" w:color="auto"/>
                <w:right w:val="none" w:sz="0" w:space="0" w:color="auto"/>
              </w:divBdr>
              <w:divsChild>
                <w:div w:id="575210174">
                  <w:marLeft w:val="0"/>
                  <w:marRight w:val="0"/>
                  <w:marTop w:val="0"/>
                  <w:marBottom w:val="0"/>
                  <w:divBdr>
                    <w:top w:val="none" w:sz="0" w:space="0" w:color="auto"/>
                    <w:left w:val="none" w:sz="0" w:space="0" w:color="auto"/>
                    <w:bottom w:val="none" w:sz="0" w:space="0" w:color="auto"/>
                    <w:right w:val="none" w:sz="0" w:space="0" w:color="auto"/>
                  </w:divBdr>
                </w:div>
                <w:div w:id="1074201809">
                  <w:marLeft w:val="0"/>
                  <w:marRight w:val="0"/>
                  <w:marTop w:val="0"/>
                  <w:marBottom w:val="0"/>
                  <w:divBdr>
                    <w:top w:val="none" w:sz="0" w:space="0" w:color="auto"/>
                    <w:left w:val="none" w:sz="0" w:space="0" w:color="auto"/>
                    <w:bottom w:val="none" w:sz="0" w:space="0" w:color="auto"/>
                    <w:right w:val="none" w:sz="0" w:space="0" w:color="auto"/>
                  </w:divBdr>
                </w:div>
              </w:divsChild>
            </w:div>
            <w:div w:id="1827741431">
              <w:marLeft w:val="0"/>
              <w:marRight w:val="0"/>
              <w:marTop w:val="0"/>
              <w:marBottom w:val="0"/>
              <w:divBdr>
                <w:top w:val="none" w:sz="0" w:space="0" w:color="auto"/>
                <w:left w:val="none" w:sz="0" w:space="0" w:color="auto"/>
                <w:bottom w:val="none" w:sz="0" w:space="0" w:color="auto"/>
                <w:right w:val="none" w:sz="0" w:space="0" w:color="auto"/>
              </w:divBdr>
              <w:divsChild>
                <w:div w:id="6812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3475">
      <w:bodyDiv w:val="1"/>
      <w:marLeft w:val="0"/>
      <w:marRight w:val="0"/>
      <w:marTop w:val="0"/>
      <w:marBottom w:val="0"/>
      <w:divBdr>
        <w:top w:val="none" w:sz="0" w:space="0" w:color="auto"/>
        <w:left w:val="none" w:sz="0" w:space="0" w:color="auto"/>
        <w:bottom w:val="none" w:sz="0" w:space="0" w:color="auto"/>
        <w:right w:val="none" w:sz="0" w:space="0" w:color="auto"/>
      </w:divBdr>
    </w:div>
    <w:div w:id="95448490">
      <w:bodyDiv w:val="1"/>
      <w:marLeft w:val="0"/>
      <w:marRight w:val="0"/>
      <w:marTop w:val="0"/>
      <w:marBottom w:val="0"/>
      <w:divBdr>
        <w:top w:val="none" w:sz="0" w:space="0" w:color="auto"/>
        <w:left w:val="none" w:sz="0" w:space="0" w:color="auto"/>
        <w:bottom w:val="none" w:sz="0" w:space="0" w:color="auto"/>
        <w:right w:val="none" w:sz="0" w:space="0" w:color="auto"/>
      </w:divBdr>
    </w:div>
    <w:div w:id="117113781">
      <w:bodyDiv w:val="1"/>
      <w:marLeft w:val="0"/>
      <w:marRight w:val="0"/>
      <w:marTop w:val="0"/>
      <w:marBottom w:val="0"/>
      <w:divBdr>
        <w:top w:val="none" w:sz="0" w:space="0" w:color="auto"/>
        <w:left w:val="none" w:sz="0" w:space="0" w:color="auto"/>
        <w:bottom w:val="none" w:sz="0" w:space="0" w:color="auto"/>
        <w:right w:val="none" w:sz="0" w:space="0" w:color="auto"/>
      </w:divBdr>
      <w:divsChild>
        <w:div w:id="9770152">
          <w:marLeft w:val="0"/>
          <w:marRight w:val="0"/>
          <w:marTop w:val="0"/>
          <w:marBottom w:val="0"/>
          <w:divBdr>
            <w:top w:val="none" w:sz="0" w:space="0" w:color="auto"/>
            <w:left w:val="none" w:sz="0" w:space="0" w:color="auto"/>
            <w:bottom w:val="none" w:sz="0" w:space="0" w:color="auto"/>
            <w:right w:val="none" w:sz="0" w:space="0" w:color="auto"/>
          </w:divBdr>
          <w:divsChild>
            <w:div w:id="2108843719">
              <w:marLeft w:val="0"/>
              <w:marRight w:val="0"/>
              <w:marTop w:val="0"/>
              <w:marBottom w:val="0"/>
              <w:divBdr>
                <w:top w:val="none" w:sz="0" w:space="0" w:color="auto"/>
                <w:left w:val="none" w:sz="0" w:space="0" w:color="auto"/>
                <w:bottom w:val="none" w:sz="0" w:space="0" w:color="auto"/>
                <w:right w:val="none" w:sz="0" w:space="0" w:color="auto"/>
              </w:divBdr>
              <w:divsChild>
                <w:div w:id="1218665001">
                  <w:marLeft w:val="0"/>
                  <w:marRight w:val="0"/>
                  <w:marTop w:val="0"/>
                  <w:marBottom w:val="0"/>
                  <w:divBdr>
                    <w:top w:val="none" w:sz="0" w:space="0" w:color="auto"/>
                    <w:left w:val="none" w:sz="0" w:space="0" w:color="auto"/>
                    <w:bottom w:val="none" w:sz="0" w:space="0" w:color="auto"/>
                    <w:right w:val="none" w:sz="0" w:space="0" w:color="auto"/>
                  </w:divBdr>
                  <w:divsChild>
                    <w:div w:id="10386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871">
      <w:bodyDiv w:val="1"/>
      <w:marLeft w:val="0"/>
      <w:marRight w:val="0"/>
      <w:marTop w:val="0"/>
      <w:marBottom w:val="0"/>
      <w:divBdr>
        <w:top w:val="none" w:sz="0" w:space="0" w:color="auto"/>
        <w:left w:val="none" w:sz="0" w:space="0" w:color="auto"/>
        <w:bottom w:val="none" w:sz="0" w:space="0" w:color="auto"/>
        <w:right w:val="none" w:sz="0" w:space="0" w:color="auto"/>
      </w:divBdr>
    </w:div>
    <w:div w:id="130053239">
      <w:bodyDiv w:val="1"/>
      <w:marLeft w:val="0"/>
      <w:marRight w:val="0"/>
      <w:marTop w:val="0"/>
      <w:marBottom w:val="0"/>
      <w:divBdr>
        <w:top w:val="none" w:sz="0" w:space="0" w:color="auto"/>
        <w:left w:val="none" w:sz="0" w:space="0" w:color="auto"/>
        <w:bottom w:val="none" w:sz="0" w:space="0" w:color="auto"/>
        <w:right w:val="none" w:sz="0" w:space="0" w:color="auto"/>
      </w:divBdr>
      <w:divsChild>
        <w:div w:id="1087776230">
          <w:marLeft w:val="0"/>
          <w:marRight w:val="0"/>
          <w:marTop w:val="0"/>
          <w:marBottom w:val="0"/>
          <w:divBdr>
            <w:top w:val="none" w:sz="0" w:space="0" w:color="auto"/>
            <w:left w:val="none" w:sz="0" w:space="0" w:color="auto"/>
            <w:bottom w:val="none" w:sz="0" w:space="0" w:color="auto"/>
            <w:right w:val="none" w:sz="0" w:space="0" w:color="auto"/>
          </w:divBdr>
          <w:divsChild>
            <w:div w:id="2145540934">
              <w:marLeft w:val="0"/>
              <w:marRight w:val="0"/>
              <w:marTop w:val="0"/>
              <w:marBottom w:val="0"/>
              <w:divBdr>
                <w:top w:val="none" w:sz="0" w:space="0" w:color="auto"/>
                <w:left w:val="none" w:sz="0" w:space="0" w:color="auto"/>
                <w:bottom w:val="none" w:sz="0" w:space="0" w:color="auto"/>
                <w:right w:val="none" w:sz="0" w:space="0" w:color="auto"/>
              </w:divBdr>
              <w:divsChild>
                <w:div w:id="213243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0324">
      <w:bodyDiv w:val="1"/>
      <w:marLeft w:val="0"/>
      <w:marRight w:val="0"/>
      <w:marTop w:val="0"/>
      <w:marBottom w:val="0"/>
      <w:divBdr>
        <w:top w:val="none" w:sz="0" w:space="0" w:color="auto"/>
        <w:left w:val="none" w:sz="0" w:space="0" w:color="auto"/>
        <w:bottom w:val="none" w:sz="0" w:space="0" w:color="auto"/>
        <w:right w:val="none" w:sz="0" w:space="0" w:color="auto"/>
      </w:divBdr>
    </w:div>
    <w:div w:id="155533410">
      <w:bodyDiv w:val="1"/>
      <w:marLeft w:val="0"/>
      <w:marRight w:val="0"/>
      <w:marTop w:val="0"/>
      <w:marBottom w:val="0"/>
      <w:divBdr>
        <w:top w:val="none" w:sz="0" w:space="0" w:color="auto"/>
        <w:left w:val="none" w:sz="0" w:space="0" w:color="auto"/>
        <w:bottom w:val="none" w:sz="0" w:space="0" w:color="auto"/>
        <w:right w:val="none" w:sz="0" w:space="0" w:color="auto"/>
      </w:divBdr>
    </w:div>
    <w:div w:id="164057526">
      <w:bodyDiv w:val="1"/>
      <w:marLeft w:val="0"/>
      <w:marRight w:val="0"/>
      <w:marTop w:val="0"/>
      <w:marBottom w:val="0"/>
      <w:divBdr>
        <w:top w:val="none" w:sz="0" w:space="0" w:color="auto"/>
        <w:left w:val="none" w:sz="0" w:space="0" w:color="auto"/>
        <w:bottom w:val="none" w:sz="0" w:space="0" w:color="auto"/>
        <w:right w:val="none" w:sz="0" w:space="0" w:color="auto"/>
      </w:divBdr>
      <w:divsChild>
        <w:div w:id="364521945">
          <w:marLeft w:val="0"/>
          <w:marRight w:val="0"/>
          <w:marTop w:val="0"/>
          <w:marBottom w:val="0"/>
          <w:divBdr>
            <w:top w:val="none" w:sz="0" w:space="0" w:color="auto"/>
            <w:left w:val="none" w:sz="0" w:space="0" w:color="auto"/>
            <w:bottom w:val="none" w:sz="0" w:space="0" w:color="auto"/>
            <w:right w:val="none" w:sz="0" w:space="0" w:color="auto"/>
          </w:divBdr>
          <w:divsChild>
            <w:div w:id="325329379">
              <w:marLeft w:val="0"/>
              <w:marRight w:val="0"/>
              <w:marTop w:val="0"/>
              <w:marBottom w:val="0"/>
              <w:divBdr>
                <w:top w:val="none" w:sz="0" w:space="0" w:color="auto"/>
                <w:left w:val="none" w:sz="0" w:space="0" w:color="auto"/>
                <w:bottom w:val="none" w:sz="0" w:space="0" w:color="auto"/>
                <w:right w:val="none" w:sz="0" w:space="0" w:color="auto"/>
              </w:divBdr>
              <w:divsChild>
                <w:div w:id="330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3728">
      <w:bodyDiv w:val="1"/>
      <w:marLeft w:val="0"/>
      <w:marRight w:val="0"/>
      <w:marTop w:val="0"/>
      <w:marBottom w:val="0"/>
      <w:divBdr>
        <w:top w:val="none" w:sz="0" w:space="0" w:color="auto"/>
        <w:left w:val="none" w:sz="0" w:space="0" w:color="auto"/>
        <w:bottom w:val="none" w:sz="0" w:space="0" w:color="auto"/>
        <w:right w:val="none" w:sz="0" w:space="0" w:color="auto"/>
      </w:divBdr>
      <w:divsChild>
        <w:div w:id="2027830026">
          <w:marLeft w:val="0"/>
          <w:marRight w:val="0"/>
          <w:marTop w:val="0"/>
          <w:marBottom w:val="0"/>
          <w:divBdr>
            <w:top w:val="none" w:sz="0" w:space="0" w:color="auto"/>
            <w:left w:val="none" w:sz="0" w:space="0" w:color="auto"/>
            <w:bottom w:val="none" w:sz="0" w:space="0" w:color="auto"/>
            <w:right w:val="none" w:sz="0" w:space="0" w:color="auto"/>
          </w:divBdr>
          <w:divsChild>
            <w:div w:id="1649435735">
              <w:marLeft w:val="0"/>
              <w:marRight w:val="0"/>
              <w:marTop w:val="0"/>
              <w:marBottom w:val="0"/>
              <w:divBdr>
                <w:top w:val="none" w:sz="0" w:space="0" w:color="auto"/>
                <w:left w:val="none" w:sz="0" w:space="0" w:color="auto"/>
                <w:bottom w:val="none" w:sz="0" w:space="0" w:color="auto"/>
                <w:right w:val="none" w:sz="0" w:space="0" w:color="auto"/>
              </w:divBdr>
              <w:divsChild>
                <w:div w:id="184781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87587">
      <w:bodyDiv w:val="1"/>
      <w:marLeft w:val="0"/>
      <w:marRight w:val="0"/>
      <w:marTop w:val="0"/>
      <w:marBottom w:val="0"/>
      <w:divBdr>
        <w:top w:val="none" w:sz="0" w:space="0" w:color="auto"/>
        <w:left w:val="none" w:sz="0" w:space="0" w:color="auto"/>
        <w:bottom w:val="none" w:sz="0" w:space="0" w:color="auto"/>
        <w:right w:val="none" w:sz="0" w:space="0" w:color="auto"/>
      </w:divBdr>
      <w:divsChild>
        <w:div w:id="864831473">
          <w:marLeft w:val="0"/>
          <w:marRight w:val="0"/>
          <w:marTop w:val="0"/>
          <w:marBottom w:val="0"/>
          <w:divBdr>
            <w:top w:val="none" w:sz="0" w:space="0" w:color="auto"/>
            <w:left w:val="none" w:sz="0" w:space="0" w:color="auto"/>
            <w:bottom w:val="none" w:sz="0" w:space="0" w:color="auto"/>
            <w:right w:val="none" w:sz="0" w:space="0" w:color="auto"/>
          </w:divBdr>
          <w:divsChild>
            <w:div w:id="1437367036">
              <w:marLeft w:val="0"/>
              <w:marRight w:val="0"/>
              <w:marTop w:val="0"/>
              <w:marBottom w:val="0"/>
              <w:divBdr>
                <w:top w:val="none" w:sz="0" w:space="0" w:color="auto"/>
                <w:left w:val="none" w:sz="0" w:space="0" w:color="auto"/>
                <w:bottom w:val="none" w:sz="0" w:space="0" w:color="auto"/>
                <w:right w:val="none" w:sz="0" w:space="0" w:color="auto"/>
              </w:divBdr>
              <w:divsChild>
                <w:div w:id="2037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1735">
      <w:bodyDiv w:val="1"/>
      <w:marLeft w:val="0"/>
      <w:marRight w:val="0"/>
      <w:marTop w:val="0"/>
      <w:marBottom w:val="0"/>
      <w:divBdr>
        <w:top w:val="none" w:sz="0" w:space="0" w:color="auto"/>
        <w:left w:val="none" w:sz="0" w:space="0" w:color="auto"/>
        <w:bottom w:val="none" w:sz="0" w:space="0" w:color="auto"/>
        <w:right w:val="none" w:sz="0" w:space="0" w:color="auto"/>
      </w:divBdr>
      <w:divsChild>
        <w:div w:id="1901868353">
          <w:marLeft w:val="-225"/>
          <w:marRight w:val="-225"/>
          <w:marTop w:val="0"/>
          <w:marBottom w:val="0"/>
          <w:divBdr>
            <w:top w:val="none" w:sz="0" w:space="0" w:color="auto"/>
            <w:left w:val="none" w:sz="0" w:space="0" w:color="auto"/>
            <w:bottom w:val="none" w:sz="0" w:space="0" w:color="auto"/>
            <w:right w:val="none" w:sz="0" w:space="0" w:color="auto"/>
          </w:divBdr>
          <w:divsChild>
            <w:div w:id="13117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158">
      <w:bodyDiv w:val="1"/>
      <w:marLeft w:val="0"/>
      <w:marRight w:val="0"/>
      <w:marTop w:val="0"/>
      <w:marBottom w:val="0"/>
      <w:divBdr>
        <w:top w:val="none" w:sz="0" w:space="0" w:color="auto"/>
        <w:left w:val="none" w:sz="0" w:space="0" w:color="auto"/>
        <w:bottom w:val="none" w:sz="0" w:space="0" w:color="auto"/>
        <w:right w:val="none" w:sz="0" w:space="0" w:color="auto"/>
      </w:divBdr>
      <w:divsChild>
        <w:div w:id="59639348">
          <w:marLeft w:val="0"/>
          <w:marRight w:val="0"/>
          <w:marTop w:val="0"/>
          <w:marBottom w:val="0"/>
          <w:divBdr>
            <w:top w:val="none" w:sz="0" w:space="0" w:color="auto"/>
            <w:left w:val="none" w:sz="0" w:space="0" w:color="auto"/>
            <w:bottom w:val="none" w:sz="0" w:space="0" w:color="auto"/>
            <w:right w:val="none" w:sz="0" w:space="0" w:color="auto"/>
          </w:divBdr>
          <w:divsChild>
            <w:div w:id="2097422">
              <w:marLeft w:val="0"/>
              <w:marRight w:val="0"/>
              <w:marTop w:val="0"/>
              <w:marBottom w:val="0"/>
              <w:divBdr>
                <w:top w:val="none" w:sz="0" w:space="0" w:color="auto"/>
                <w:left w:val="none" w:sz="0" w:space="0" w:color="auto"/>
                <w:bottom w:val="none" w:sz="0" w:space="0" w:color="auto"/>
                <w:right w:val="none" w:sz="0" w:space="0" w:color="auto"/>
              </w:divBdr>
              <w:divsChild>
                <w:div w:id="122507209">
                  <w:marLeft w:val="0"/>
                  <w:marRight w:val="0"/>
                  <w:marTop w:val="0"/>
                  <w:marBottom w:val="0"/>
                  <w:divBdr>
                    <w:top w:val="none" w:sz="0" w:space="0" w:color="auto"/>
                    <w:left w:val="none" w:sz="0" w:space="0" w:color="auto"/>
                    <w:bottom w:val="none" w:sz="0" w:space="0" w:color="auto"/>
                    <w:right w:val="none" w:sz="0" w:space="0" w:color="auto"/>
                  </w:divBdr>
                  <w:divsChild>
                    <w:div w:id="11249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143630">
      <w:bodyDiv w:val="1"/>
      <w:marLeft w:val="0"/>
      <w:marRight w:val="0"/>
      <w:marTop w:val="0"/>
      <w:marBottom w:val="0"/>
      <w:divBdr>
        <w:top w:val="none" w:sz="0" w:space="0" w:color="auto"/>
        <w:left w:val="none" w:sz="0" w:space="0" w:color="auto"/>
        <w:bottom w:val="none" w:sz="0" w:space="0" w:color="auto"/>
        <w:right w:val="none" w:sz="0" w:space="0" w:color="auto"/>
      </w:divBdr>
    </w:div>
    <w:div w:id="231474328">
      <w:bodyDiv w:val="1"/>
      <w:marLeft w:val="0"/>
      <w:marRight w:val="0"/>
      <w:marTop w:val="0"/>
      <w:marBottom w:val="0"/>
      <w:divBdr>
        <w:top w:val="none" w:sz="0" w:space="0" w:color="auto"/>
        <w:left w:val="none" w:sz="0" w:space="0" w:color="auto"/>
        <w:bottom w:val="none" w:sz="0" w:space="0" w:color="auto"/>
        <w:right w:val="none" w:sz="0" w:space="0" w:color="auto"/>
      </w:divBdr>
    </w:div>
    <w:div w:id="233394435">
      <w:bodyDiv w:val="1"/>
      <w:marLeft w:val="0"/>
      <w:marRight w:val="0"/>
      <w:marTop w:val="0"/>
      <w:marBottom w:val="0"/>
      <w:divBdr>
        <w:top w:val="none" w:sz="0" w:space="0" w:color="auto"/>
        <w:left w:val="none" w:sz="0" w:space="0" w:color="auto"/>
        <w:bottom w:val="none" w:sz="0" w:space="0" w:color="auto"/>
        <w:right w:val="none" w:sz="0" w:space="0" w:color="auto"/>
      </w:divBdr>
      <w:divsChild>
        <w:div w:id="188301126">
          <w:marLeft w:val="0"/>
          <w:marRight w:val="0"/>
          <w:marTop w:val="0"/>
          <w:marBottom w:val="0"/>
          <w:divBdr>
            <w:top w:val="none" w:sz="0" w:space="0" w:color="auto"/>
            <w:left w:val="none" w:sz="0" w:space="0" w:color="auto"/>
            <w:bottom w:val="none" w:sz="0" w:space="0" w:color="auto"/>
            <w:right w:val="none" w:sz="0" w:space="0" w:color="auto"/>
          </w:divBdr>
          <w:divsChild>
            <w:div w:id="885029607">
              <w:marLeft w:val="0"/>
              <w:marRight w:val="0"/>
              <w:marTop w:val="0"/>
              <w:marBottom w:val="0"/>
              <w:divBdr>
                <w:top w:val="none" w:sz="0" w:space="0" w:color="auto"/>
                <w:left w:val="none" w:sz="0" w:space="0" w:color="auto"/>
                <w:bottom w:val="none" w:sz="0" w:space="0" w:color="auto"/>
                <w:right w:val="none" w:sz="0" w:space="0" w:color="auto"/>
              </w:divBdr>
              <w:divsChild>
                <w:div w:id="1610163027">
                  <w:marLeft w:val="0"/>
                  <w:marRight w:val="0"/>
                  <w:marTop w:val="0"/>
                  <w:marBottom w:val="0"/>
                  <w:divBdr>
                    <w:top w:val="none" w:sz="0" w:space="0" w:color="auto"/>
                    <w:left w:val="none" w:sz="0" w:space="0" w:color="auto"/>
                    <w:bottom w:val="none" w:sz="0" w:space="0" w:color="auto"/>
                    <w:right w:val="none" w:sz="0" w:space="0" w:color="auto"/>
                  </w:divBdr>
                  <w:divsChild>
                    <w:div w:id="12969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480550">
      <w:bodyDiv w:val="1"/>
      <w:marLeft w:val="0"/>
      <w:marRight w:val="0"/>
      <w:marTop w:val="0"/>
      <w:marBottom w:val="0"/>
      <w:divBdr>
        <w:top w:val="none" w:sz="0" w:space="0" w:color="auto"/>
        <w:left w:val="none" w:sz="0" w:space="0" w:color="auto"/>
        <w:bottom w:val="none" w:sz="0" w:space="0" w:color="auto"/>
        <w:right w:val="none" w:sz="0" w:space="0" w:color="auto"/>
      </w:divBdr>
    </w:div>
    <w:div w:id="244264735">
      <w:bodyDiv w:val="1"/>
      <w:marLeft w:val="0"/>
      <w:marRight w:val="0"/>
      <w:marTop w:val="0"/>
      <w:marBottom w:val="0"/>
      <w:divBdr>
        <w:top w:val="none" w:sz="0" w:space="0" w:color="auto"/>
        <w:left w:val="none" w:sz="0" w:space="0" w:color="auto"/>
        <w:bottom w:val="none" w:sz="0" w:space="0" w:color="auto"/>
        <w:right w:val="none" w:sz="0" w:space="0" w:color="auto"/>
      </w:divBdr>
      <w:divsChild>
        <w:div w:id="115610936">
          <w:marLeft w:val="0"/>
          <w:marRight w:val="0"/>
          <w:marTop w:val="0"/>
          <w:marBottom w:val="0"/>
          <w:divBdr>
            <w:top w:val="none" w:sz="0" w:space="0" w:color="auto"/>
            <w:left w:val="none" w:sz="0" w:space="0" w:color="auto"/>
            <w:bottom w:val="none" w:sz="0" w:space="0" w:color="auto"/>
            <w:right w:val="none" w:sz="0" w:space="0" w:color="auto"/>
          </w:divBdr>
          <w:divsChild>
            <w:div w:id="805784511">
              <w:marLeft w:val="0"/>
              <w:marRight w:val="0"/>
              <w:marTop w:val="0"/>
              <w:marBottom w:val="0"/>
              <w:divBdr>
                <w:top w:val="none" w:sz="0" w:space="0" w:color="auto"/>
                <w:left w:val="none" w:sz="0" w:space="0" w:color="auto"/>
                <w:bottom w:val="none" w:sz="0" w:space="0" w:color="auto"/>
                <w:right w:val="none" w:sz="0" w:space="0" w:color="auto"/>
              </w:divBdr>
              <w:divsChild>
                <w:div w:id="19325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82142">
      <w:bodyDiv w:val="1"/>
      <w:marLeft w:val="0"/>
      <w:marRight w:val="0"/>
      <w:marTop w:val="0"/>
      <w:marBottom w:val="0"/>
      <w:divBdr>
        <w:top w:val="none" w:sz="0" w:space="0" w:color="auto"/>
        <w:left w:val="none" w:sz="0" w:space="0" w:color="auto"/>
        <w:bottom w:val="none" w:sz="0" w:space="0" w:color="auto"/>
        <w:right w:val="none" w:sz="0" w:space="0" w:color="auto"/>
      </w:divBdr>
    </w:div>
    <w:div w:id="304239175">
      <w:bodyDiv w:val="1"/>
      <w:marLeft w:val="0"/>
      <w:marRight w:val="0"/>
      <w:marTop w:val="0"/>
      <w:marBottom w:val="0"/>
      <w:divBdr>
        <w:top w:val="none" w:sz="0" w:space="0" w:color="auto"/>
        <w:left w:val="none" w:sz="0" w:space="0" w:color="auto"/>
        <w:bottom w:val="none" w:sz="0" w:space="0" w:color="auto"/>
        <w:right w:val="none" w:sz="0" w:space="0" w:color="auto"/>
      </w:divBdr>
    </w:div>
    <w:div w:id="332219501">
      <w:bodyDiv w:val="1"/>
      <w:marLeft w:val="0"/>
      <w:marRight w:val="0"/>
      <w:marTop w:val="0"/>
      <w:marBottom w:val="0"/>
      <w:divBdr>
        <w:top w:val="none" w:sz="0" w:space="0" w:color="auto"/>
        <w:left w:val="none" w:sz="0" w:space="0" w:color="auto"/>
        <w:bottom w:val="none" w:sz="0" w:space="0" w:color="auto"/>
        <w:right w:val="none" w:sz="0" w:space="0" w:color="auto"/>
      </w:divBdr>
    </w:div>
    <w:div w:id="339940090">
      <w:bodyDiv w:val="1"/>
      <w:marLeft w:val="0"/>
      <w:marRight w:val="0"/>
      <w:marTop w:val="0"/>
      <w:marBottom w:val="0"/>
      <w:divBdr>
        <w:top w:val="none" w:sz="0" w:space="0" w:color="auto"/>
        <w:left w:val="none" w:sz="0" w:space="0" w:color="auto"/>
        <w:bottom w:val="none" w:sz="0" w:space="0" w:color="auto"/>
        <w:right w:val="none" w:sz="0" w:space="0" w:color="auto"/>
      </w:divBdr>
      <w:divsChild>
        <w:div w:id="520625264">
          <w:marLeft w:val="0"/>
          <w:marRight w:val="0"/>
          <w:marTop w:val="0"/>
          <w:marBottom w:val="0"/>
          <w:divBdr>
            <w:top w:val="none" w:sz="0" w:space="0" w:color="auto"/>
            <w:left w:val="none" w:sz="0" w:space="0" w:color="auto"/>
            <w:bottom w:val="none" w:sz="0" w:space="0" w:color="auto"/>
            <w:right w:val="none" w:sz="0" w:space="0" w:color="auto"/>
          </w:divBdr>
          <w:divsChild>
            <w:div w:id="1539050628">
              <w:marLeft w:val="0"/>
              <w:marRight w:val="0"/>
              <w:marTop w:val="0"/>
              <w:marBottom w:val="0"/>
              <w:divBdr>
                <w:top w:val="none" w:sz="0" w:space="0" w:color="auto"/>
                <w:left w:val="none" w:sz="0" w:space="0" w:color="auto"/>
                <w:bottom w:val="none" w:sz="0" w:space="0" w:color="auto"/>
                <w:right w:val="none" w:sz="0" w:space="0" w:color="auto"/>
              </w:divBdr>
              <w:divsChild>
                <w:div w:id="20235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526785">
      <w:bodyDiv w:val="1"/>
      <w:marLeft w:val="0"/>
      <w:marRight w:val="0"/>
      <w:marTop w:val="0"/>
      <w:marBottom w:val="0"/>
      <w:divBdr>
        <w:top w:val="none" w:sz="0" w:space="0" w:color="auto"/>
        <w:left w:val="none" w:sz="0" w:space="0" w:color="auto"/>
        <w:bottom w:val="none" w:sz="0" w:space="0" w:color="auto"/>
        <w:right w:val="none" w:sz="0" w:space="0" w:color="auto"/>
      </w:divBdr>
      <w:divsChild>
        <w:div w:id="85158082">
          <w:marLeft w:val="-225"/>
          <w:marRight w:val="-225"/>
          <w:marTop w:val="0"/>
          <w:marBottom w:val="0"/>
          <w:divBdr>
            <w:top w:val="none" w:sz="0" w:space="0" w:color="auto"/>
            <w:left w:val="none" w:sz="0" w:space="0" w:color="auto"/>
            <w:bottom w:val="none" w:sz="0" w:space="0" w:color="auto"/>
            <w:right w:val="none" w:sz="0" w:space="0" w:color="auto"/>
          </w:divBdr>
          <w:divsChild>
            <w:div w:id="105442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3194">
      <w:bodyDiv w:val="1"/>
      <w:marLeft w:val="0"/>
      <w:marRight w:val="0"/>
      <w:marTop w:val="0"/>
      <w:marBottom w:val="0"/>
      <w:divBdr>
        <w:top w:val="none" w:sz="0" w:space="0" w:color="auto"/>
        <w:left w:val="none" w:sz="0" w:space="0" w:color="auto"/>
        <w:bottom w:val="none" w:sz="0" w:space="0" w:color="auto"/>
        <w:right w:val="none" w:sz="0" w:space="0" w:color="auto"/>
      </w:divBdr>
      <w:divsChild>
        <w:div w:id="856044395">
          <w:marLeft w:val="0"/>
          <w:marRight w:val="0"/>
          <w:marTop w:val="0"/>
          <w:marBottom w:val="0"/>
          <w:divBdr>
            <w:top w:val="none" w:sz="0" w:space="0" w:color="auto"/>
            <w:left w:val="none" w:sz="0" w:space="0" w:color="auto"/>
            <w:bottom w:val="none" w:sz="0" w:space="0" w:color="auto"/>
            <w:right w:val="none" w:sz="0" w:space="0" w:color="auto"/>
          </w:divBdr>
          <w:divsChild>
            <w:div w:id="1921022896">
              <w:marLeft w:val="0"/>
              <w:marRight w:val="0"/>
              <w:marTop w:val="0"/>
              <w:marBottom w:val="0"/>
              <w:divBdr>
                <w:top w:val="none" w:sz="0" w:space="0" w:color="auto"/>
                <w:left w:val="none" w:sz="0" w:space="0" w:color="auto"/>
                <w:bottom w:val="none" w:sz="0" w:space="0" w:color="auto"/>
                <w:right w:val="none" w:sz="0" w:space="0" w:color="auto"/>
              </w:divBdr>
              <w:divsChild>
                <w:div w:id="1657756268">
                  <w:marLeft w:val="0"/>
                  <w:marRight w:val="0"/>
                  <w:marTop w:val="0"/>
                  <w:marBottom w:val="0"/>
                  <w:divBdr>
                    <w:top w:val="none" w:sz="0" w:space="0" w:color="auto"/>
                    <w:left w:val="none" w:sz="0" w:space="0" w:color="auto"/>
                    <w:bottom w:val="none" w:sz="0" w:space="0" w:color="auto"/>
                    <w:right w:val="none" w:sz="0" w:space="0" w:color="auto"/>
                  </w:divBdr>
                  <w:divsChild>
                    <w:div w:id="20124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380037">
      <w:bodyDiv w:val="1"/>
      <w:marLeft w:val="0"/>
      <w:marRight w:val="0"/>
      <w:marTop w:val="0"/>
      <w:marBottom w:val="0"/>
      <w:divBdr>
        <w:top w:val="none" w:sz="0" w:space="0" w:color="auto"/>
        <w:left w:val="none" w:sz="0" w:space="0" w:color="auto"/>
        <w:bottom w:val="none" w:sz="0" w:space="0" w:color="auto"/>
        <w:right w:val="none" w:sz="0" w:space="0" w:color="auto"/>
      </w:divBdr>
      <w:divsChild>
        <w:div w:id="837503662">
          <w:marLeft w:val="0"/>
          <w:marRight w:val="0"/>
          <w:marTop w:val="0"/>
          <w:marBottom w:val="0"/>
          <w:divBdr>
            <w:top w:val="none" w:sz="0" w:space="0" w:color="auto"/>
            <w:left w:val="none" w:sz="0" w:space="0" w:color="auto"/>
            <w:bottom w:val="none" w:sz="0" w:space="0" w:color="auto"/>
            <w:right w:val="none" w:sz="0" w:space="0" w:color="auto"/>
          </w:divBdr>
          <w:divsChild>
            <w:div w:id="769930852">
              <w:marLeft w:val="0"/>
              <w:marRight w:val="0"/>
              <w:marTop w:val="0"/>
              <w:marBottom w:val="0"/>
              <w:divBdr>
                <w:top w:val="none" w:sz="0" w:space="0" w:color="auto"/>
                <w:left w:val="none" w:sz="0" w:space="0" w:color="auto"/>
                <w:bottom w:val="none" w:sz="0" w:space="0" w:color="auto"/>
                <w:right w:val="none" w:sz="0" w:space="0" w:color="auto"/>
              </w:divBdr>
              <w:divsChild>
                <w:div w:id="2064912947">
                  <w:marLeft w:val="0"/>
                  <w:marRight w:val="0"/>
                  <w:marTop w:val="0"/>
                  <w:marBottom w:val="0"/>
                  <w:divBdr>
                    <w:top w:val="none" w:sz="0" w:space="0" w:color="auto"/>
                    <w:left w:val="none" w:sz="0" w:space="0" w:color="auto"/>
                    <w:bottom w:val="none" w:sz="0" w:space="0" w:color="auto"/>
                    <w:right w:val="none" w:sz="0" w:space="0" w:color="auto"/>
                  </w:divBdr>
                  <w:divsChild>
                    <w:div w:id="187264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629515">
      <w:bodyDiv w:val="1"/>
      <w:marLeft w:val="0"/>
      <w:marRight w:val="0"/>
      <w:marTop w:val="0"/>
      <w:marBottom w:val="0"/>
      <w:divBdr>
        <w:top w:val="none" w:sz="0" w:space="0" w:color="auto"/>
        <w:left w:val="none" w:sz="0" w:space="0" w:color="auto"/>
        <w:bottom w:val="none" w:sz="0" w:space="0" w:color="auto"/>
        <w:right w:val="none" w:sz="0" w:space="0" w:color="auto"/>
      </w:divBdr>
    </w:div>
    <w:div w:id="383256294">
      <w:bodyDiv w:val="1"/>
      <w:marLeft w:val="0"/>
      <w:marRight w:val="0"/>
      <w:marTop w:val="0"/>
      <w:marBottom w:val="0"/>
      <w:divBdr>
        <w:top w:val="none" w:sz="0" w:space="0" w:color="auto"/>
        <w:left w:val="none" w:sz="0" w:space="0" w:color="auto"/>
        <w:bottom w:val="none" w:sz="0" w:space="0" w:color="auto"/>
        <w:right w:val="none" w:sz="0" w:space="0" w:color="auto"/>
      </w:divBdr>
      <w:divsChild>
        <w:div w:id="136071958">
          <w:marLeft w:val="0"/>
          <w:marRight w:val="0"/>
          <w:marTop w:val="0"/>
          <w:marBottom w:val="0"/>
          <w:divBdr>
            <w:top w:val="none" w:sz="0" w:space="0" w:color="auto"/>
            <w:left w:val="none" w:sz="0" w:space="0" w:color="auto"/>
            <w:bottom w:val="none" w:sz="0" w:space="0" w:color="auto"/>
            <w:right w:val="none" w:sz="0" w:space="0" w:color="auto"/>
          </w:divBdr>
          <w:divsChild>
            <w:div w:id="2013557655">
              <w:marLeft w:val="0"/>
              <w:marRight w:val="0"/>
              <w:marTop w:val="0"/>
              <w:marBottom w:val="0"/>
              <w:divBdr>
                <w:top w:val="none" w:sz="0" w:space="0" w:color="auto"/>
                <w:left w:val="none" w:sz="0" w:space="0" w:color="auto"/>
                <w:bottom w:val="none" w:sz="0" w:space="0" w:color="auto"/>
                <w:right w:val="none" w:sz="0" w:space="0" w:color="auto"/>
              </w:divBdr>
              <w:divsChild>
                <w:div w:id="18360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229527">
      <w:bodyDiv w:val="1"/>
      <w:marLeft w:val="0"/>
      <w:marRight w:val="0"/>
      <w:marTop w:val="0"/>
      <w:marBottom w:val="0"/>
      <w:divBdr>
        <w:top w:val="none" w:sz="0" w:space="0" w:color="auto"/>
        <w:left w:val="none" w:sz="0" w:space="0" w:color="auto"/>
        <w:bottom w:val="none" w:sz="0" w:space="0" w:color="auto"/>
        <w:right w:val="none" w:sz="0" w:space="0" w:color="auto"/>
      </w:divBdr>
      <w:divsChild>
        <w:div w:id="1452674223">
          <w:marLeft w:val="0"/>
          <w:marRight w:val="0"/>
          <w:marTop w:val="0"/>
          <w:marBottom w:val="0"/>
          <w:divBdr>
            <w:top w:val="none" w:sz="0" w:space="0" w:color="auto"/>
            <w:left w:val="none" w:sz="0" w:space="0" w:color="auto"/>
            <w:bottom w:val="none" w:sz="0" w:space="0" w:color="auto"/>
            <w:right w:val="none" w:sz="0" w:space="0" w:color="auto"/>
          </w:divBdr>
          <w:divsChild>
            <w:div w:id="1562641384">
              <w:marLeft w:val="0"/>
              <w:marRight w:val="0"/>
              <w:marTop w:val="0"/>
              <w:marBottom w:val="0"/>
              <w:divBdr>
                <w:top w:val="none" w:sz="0" w:space="0" w:color="auto"/>
                <w:left w:val="none" w:sz="0" w:space="0" w:color="auto"/>
                <w:bottom w:val="none" w:sz="0" w:space="0" w:color="auto"/>
                <w:right w:val="none" w:sz="0" w:space="0" w:color="auto"/>
              </w:divBdr>
              <w:divsChild>
                <w:div w:id="515341667">
                  <w:marLeft w:val="0"/>
                  <w:marRight w:val="0"/>
                  <w:marTop w:val="0"/>
                  <w:marBottom w:val="0"/>
                  <w:divBdr>
                    <w:top w:val="none" w:sz="0" w:space="0" w:color="auto"/>
                    <w:left w:val="none" w:sz="0" w:space="0" w:color="auto"/>
                    <w:bottom w:val="none" w:sz="0" w:space="0" w:color="auto"/>
                    <w:right w:val="none" w:sz="0" w:space="0" w:color="auto"/>
                  </w:divBdr>
                  <w:divsChild>
                    <w:div w:id="661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275271">
      <w:bodyDiv w:val="1"/>
      <w:marLeft w:val="0"/>
      <w:marRight w:val="0"/>
      <w:marTop w:val="0"/>
      <w:marBottom w:val="0"/>
      <w:divBdr>
        <w:top w:val="none" w:sz="0" w:space="0" w:color="auto"/>
        <w:left w:val="none" w:sz="0" w:space="0" w:color="auto"/>
        <w:bottom w:val="none" w:sz="0" w:space="0" w:color="auto"/>
        <w:right w:val="none" w:sz="0" w:space="0" w:color="auto"/>
      </w:divBdr>
    </w:div>
    <w:div w:id="419527179">
      <w:bodyDiv w:val="1"/>
      <w:marLeft w:val="0"/>
      <w:marRight w:val="0"/>
      <w:marTop w:val="0"/>
      <w:marBottom w:val="0"/>
      <w:divBdr>
        <w:top w:val="none" w:sz="0" w:space="0" w:color="auto"/>
        <w:left w:val="none" w:sz="0" w:space="0" w:color="auto"/>
        <w:bottom w:val="none" w:sz="0" w:space="0" w:color="auto"/>
        <w:right w:val="none" w:sz="0" w:space="0" w:color="auto"/>
      </w:divBdr>
      <w:divsChild>
        <w:div w:id="2018538144">
          <w:marLeft w:val="0"/>
          <w:marRight w:val="0"/>
          <w:marTop w:val="0"/>
          <w:marBottom w:val="0"/>
          <w:divBdr>
            <w:top w:val="none" w:sz="0" w:space="0" w:color="auto"/>
            <w:left w:val="none" w:sz="0" w:space="0" w:color="auto"/>
            <w:bottom w:val="none" w:sz="0" w:space="0" w:color="auto"/>
            <w:right w:val="none" w:sz="0" w:space="0" w:color="auto"/>
          </w:divBdr>
          <w:divsChild>
            <w:div w:id="1961064593">
              <w:marLeft w:val="0"/>
              <w:marRight w:val="0"/>
              <w:marTop w:val="0"/>
              <w:marBottom w:val="0"/>
              <w:divBdr>
                <w:top w:val="none" w:sz="0" w:space="0" w:color="auto"/>
                <w:left w:val="none" w:sz="0" w:space="0" w:color="auto"/>
                <w:bottom w:val="none" w:sz="0" w:space="0" w:color="auto"/>
                <w:right w:val="none" w:sz="0" w:space="0" w:color="auto"/>
              </w:divBdr>
              <w:divsChild>
                <w:div w:id="945619644">
                  <w:marLeft w:val="0"/>
                  <w:marRight w:val="0"/>
                  <w:marTop w:val="0"/>
                  <w:marBottom w:val="0"/>
                  <w:divBdr>
                    <w:top w:val="none" w:sz="0" w:space="0" w:color="auto"/>
                    <w:left w:val="none" w:sz="0" w:space="0" w:color="auto"/>
                    <w:bottom w:val="none" w:sz="0" w:space="0" w:color="auto"/>
                    <w:right w:val="none" w:sz="0" w:space="0" w:color="auto"/>
                  </w:divBdr>
                  <w:divsChild>
                    <w:div w:id="216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459625">
      <w:bodyDiv w:val="1"/>
      <w:marLeft w:val="0"/>
      <w:marRight w:val="0"/>
      <w:marTop w:val="0"/>
      <w:marBottom w:val="0"/>
      <w:divBdr>
        <w:top w:val="none" w:sz="0" w:space="0" w:color="auto"/>
        <w:left w:val="none" w:sz="0" w:space="0" w:color="auto"/>
        <w:bottom w:val="none" w:sz="0" w:space="0" w:color="auto"/>
        <w:right w:val="none" w:sz="0" w:space="0" w:color="auto"/>
      </w:divBdr>
      <w:divsChild>
        <w:div w:id="194084293">
          <w:marLeft w:val="0"/>
          <w:marRight w:val="0"/>
          <w:marTop w:val="0"/>
          <w:marBottom w:val="0"/>
          <w:divBdr>
            <w:top w:val="none" w:sz="0" w:space="0" w:color="auto"/>
            <w:left w:val="none" w:sz="0" w:space="0" w:color="auto"/>
            <w:bottom w:val="none" w:sz="0" w:space="0" w:color="auto"/>
            <w:right w:val="none" w:sz="0" w:space="0" w:color="auto"/>
          </w:divBdr>
          <w:divsChild>
            <w:div w:id="758908211">
              <w:marLeft w:val="0"/>
              <w:marRight w:val="0"/>
              <w:marTop w:val="0"/>
              <w:marBottom w:val="0"/>
              <w:divBdr>
                <w:top w:val="none" w:sz="0" w:space="0" w:color="auto"/>
                <w:left w:val="none" w:sz="0" w:space="0" w:color="auto"/>
                <w:bottom w:val="none" w:sz="0" w:space="0" w:color="auto"/>
                <w:right w:val="none" w:sz="0" w:space="0" w:color="auto"/>
              </w:divBdr>
              <w:divsChild>
                <w:div w:id="7868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157158">
      <w:bodyDiv w:val="1"/>
      <w:marLeft w:val="0"/>
      <w:marRight w:val="0"/>
      <w:marTop w:val="0"/>
      <w:marBottom w:val="0"/>
      <w:divBdr>
        <w:top w:val="none" w:sz="0" w:space="0" w:color="auto"/>
        <w:left w:val="none" w:sz="0" w:space="0" w:color="auto"/>
        <w:bottom w:val="none" w:sz="0" w:space="0" w:color="auto"/>
        <w:right w:val="none" w:sz="0" w:space="0" w:color="auto"/>
      </w:divBdr>
    </w:div>
    <w:div w:id="474373976">
      <w:bodyDiv w:val="1"/>
      <w:marLeft w:val="0"/>
      <w:marRight w:val="0"/>
      <w:marTop w:val="0"/>
      <w:marBottom w:val="0"/>
      <w:divBdr>
        <w:top w:val="none" w:sz="0" w:space="0" w:color="auto"/>
        <w:left w:val="none" w:sz="0" w:space="0" w:color="auto"/>
        <w:bottom w:val="none" w:sz="0" w:space="0" w:color="auto"/>
        <w:right w:val="none" w:sz="0" w:space="0" w:color="auto"/>
      </w:divBdr>
      <w:divsChild>
        <w:div w:id="1382250145">
          <w:marLeft w:val="0"/>
          <w:marRight w:val="0"/>
          <w:marTop w:val="0"/>
          <w:marBottom w:val="0"/>
          <w:divBdr>
            <w:top w:val="none" w:sz="0" w:space="0" w:color="auto"/>
            <w:left w:val="none" w:sz="0" w:space="0" w:color="auto"/>
            <w:bottom w:val="none" w:sz="0" w:space="0" w:color="auto"/>
            <w:right w:val="none" w:sz="0" w:space="0" w:color="auto"/>
          </w:divBdr>
          <w:divsChild>
            <w:div w:id="1887840131">
              <w:marLeft w:val="0"/>
              <w:marRight w:val="0"/>
              <w:marTop w:val="0"/>
              <w:marBottom w:val="0"/>
              <w:divBdr>
                <w:top w:val="none" w:sz="0" w:space="0" w:color="auto"/>
                <w:left w:val="none" w:sz="0" w:space="0" w:color="auto"/>
                <w:bottom w:val="none" w:sz="0" w:space="0" w:color="auto"/>
                <w:right w:val="none" w:sz="0" w:space="0" w:color="auto"/>
              </w:divBdr>
              <w:divsChild>
                <w:div w:id="1486706930">
                  <w:marLeft w:val="0"/>
                  <w:marRight w:val="0"/>
                  <w:marTop w:val="0"/>
                  <w:marBottom w:val="0"/>
                  <w:divBdr>
                    <w:top w:val="none" w:sz="0" w:space="0" w:color="auto"/>
                    <w:left w:val="none" w:sz="0" w:space="0" w:color="auto"/>
                    <w:bottom w:val="none" w:sz="0" w:space="0" w:color="auto"/>
                    <w:right w:val="none" w:sz="0" w:space="0" w:color="auto"/>
                  </w:divBdr>
                  <w:divsChild>
                    <w:div w:id="19289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118491">
      <w:bodyDiv w:val="1"/>
      <w:marLeft w:val="0"/>
      <w:marRight w:val="0"/>
      <w:marTop w:val="0"/>
      <w:marBottom w:val="0"/>
      <w:divBdr>
        <w:top w:val="none" w:sz="0" w:space="0" w:color="auto"/>
        <w:left w:val="none" w:sz="0" w:space="0" w:color="auto"/>
        <w:bottom w:val="none" w:sz="0" w:space="0" w:color="auto"/>
        <w:right w:val="none" w:sz="0" w:space="0" w:color="auto"/>
      </w:divBdr>
    </w:div>
    <w:div w:id="522788946">
      <w:bodyDiv w:val="1"/>
      <w:marLeft w:val="0"/>
      <w:marRight w:val="0"/>
      <w:marTop w:val="0"/>
      <w:marBottom w:val="0"/>
      <w:divBdr>
        <w:top w:val="none" w:sz="0" w:space="0" w:color="auto"/>
        <w:left w:val="none" w:sz="0" w:space="0" w:color="auto"/>
        <w:bottom w:val="none" w:sz="0" w:space="0" w:color="auto"/>
        <w:right w:val="none" w:sz="0" w:space="0" w:color="auto"/>
      </w:divBdr>
      <w:divsChild>
        <w:div w:id="283121193">
          <w:marLeft w:val="0"/>
          <w:marRight w:val="0"/>
          <w:marTop w:val="0"/>
          <w:marBottom w:val="0"/>
          <w:divBdr>
            <w:top w:val="none" w:sz="0" w:space="0" w:color="auto"/>
            <w:left w:val="none" w:sz="0" w:space="0" w:color="auto"/>
            <w:bottom w:val="none" w:sz="0" w:space="0" w:color="auto"/>
            <w:right w:val="none" w:sz="0" w:space="0" w:color="auto"/>
          </w:divBdr>
          <w:divsChild>
            <w:div w:id="486551736">
              <w:marLeft w:val="0"/>
              <w:marRight w:val="0"/>
              <w:marTop w:val="0"/>
              <w:marBottom w:val="0"/>
              <w:divBdr>
                <w:top w:val="none" w:sz="0" w:space="0" w:color="auto"/>
                <w:left w:val="none" w:sz="0" w:space="0" w:color="auto"/>
                <w:bottom w:val="none" w:sz="0" w:space="0" w:color="auto"/>
                <w:right w:val="none" w:sz="0" w:space="0" w:color="auto"/>
              </w:divBdr>
              <w:divsChild>
                <w:div w:id="1403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80721">
      <w:bodyDiv w:val="1"/>
      <w:marLeft w:val="0"/>
      <w:marRight w:val="0"/>
      <w:marTop w:val="0"/>
      <w:marBottom w:val="0"/>
      <w:divBdr>
        <w:top w:val="none" w:sz="0" w:space="0" w:color="auto"/>
        <w:left w:val="none" w:sz="0" w:space="0" w:color="auto"/>
        <w:bottom w:val="none" w:sz="0" w:space="0" w:color="auto"/>
        <w:right w:val="none" w:sz="0" w:space="0" w:color="auto"/>
      </w:divBdr>
    </w:div>
    <w:div w:id="533661933">
      <w:bodyDiv w:val="1"/>
      <w:marLeft w:val="0"/>
      <w:marRight w:val="0"/>
      <w:marTop w:val="0"/>
      <w:marBottom w:val="0"/>
      <w:divBdr>
        <w:top w:val="none" w:sz="0" w:space="0" w:color="auto"/>
        <w:left w:val="none" w:sz="0" w:space="0" w:color="auto"/>
        <w:bottom w:val="none" w:sz="0" w:space="0" w:color="auto"/>
        <w:right w:val="none" w:sz="0" w:space="0" w:color="auto"/>
      </w:divBdr>
      <w:divsChild>
        <w:div w:id="578518232">
          <w:marLeft w:val="0"/>
          <w:marRight w:val="0"/>
          <w:marTop w:val="0"/>
          <w:marBottom w:val="0"/>
          <w:divBdr>
            <w:top w:val="none" w:sz="0" w:space="0" w:color="auto"/>
            <w:left w:val="none" w:sz="0" w:space="0" w:color="auto"/>
            <w:bottom w:val="none" w:sz="0" w:space="0" w:color="auto"/>
            <w:right w:val="none" w:sz="0" w:space="0" w:color="auto"/>
          </w:divBdr>
          <w:divsChild>
            <w:div w:id="768742078">
              <w:marLeft w:val="0"/>
              <w:marRight w:val="0"/>
              <w:marTop w:val="0"/>
              <w:marBottom w:val="0"/>
              <w:divBdr>
                <w:top w:val="none" w:sz="0" w:space="0" w:color="auto"/>
                <w:left w:val="none" w:sz="0" w:space="0" w:color="auto"/>
                <w:bottom w:val="none" w:sz="0" w:space="0" w:color="auto"/>
                <w:right w:val="none" w:sz="0" w:space="0" w:color="auto"/>
              </w:divBdr>
              <w:divsChild>
                <w:div w:id="16788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70127">
      <w:bodyDiv w:val="1"/>
      <w:marLeft w:val="0"/>
      <w:marRight w:val="0"/>
      <w:marTop w:val="0"/>
      <w:marBottom w:val="0"/>
      <w:divBdr>
        <w:top w:val="none" w:sz="0" w:space="0" w:color="auto"/>
        <w:left w:val="none" w:sz="0" w:space="0" w:color="auto"/>
        <w:bottom w:val="none" w:sz="0" w:space="0" w:color="auto"/>
        <w:right w:val="none" w:sz="0" w:space="0" w:color="auto"/>
      </w:divBdr>
      <w:divsChild>
        <w:div w:id="534077190">
          <w:marLeft w:val="0"/>
          <w:marRight w:val="0"/>
          <w:marTop w:val="0"/>
          <w:marBottom w:val="0"/>
          <w:divBdr>
            <w:top w:val="none" w:sz="0" w:space="0" w:color="auto"/>
            <w:left w:val="none" w:sz="0" w:space="0" w:color="auto"/>
            <w:bottom w:val="none" w:sz="0" w:space="0" w:color="auto"/>
            <w:right w:val="none" w:sz="0" w:space="0" w:color="auto"/>
          </w:divBdr>
          <w:divsChild>
            <w:div w:id="903759501">
              <w:marLeft w:val="0"/>
              <w:marRight w:val="0"/>
              <w:marTop w:val="0"/>
              <w:marBottom w:val="0"/>
              <w:divBdr>
                <w:top w:val="none" w:sz="0" w:space="0" w:color="auto"/>
                <w:left w:val="none" w:sz="0" w:space="0" w:color="auto"/>
                <w:bottom w:val="none" w:sz="0" w:space="0" w:color="auto"/>
                <w:right w:val="none" w:sz="0" w:space="0" w:color="auto"/>
              </w:divBdr>
              <w:divsChild>
                <w:div w:id="130045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65681">
      <w:bodyDiv w:val="1"/>
      <w:marLeft w:val="0"/>
      <w:marRight w:val="0"/>
      <w:marTop w:val="0"/>
      <w:marBottom w:val="0"/>
      <w:divBdr>
        <w:top w:val="none" w:sz="0" w:space="0" w:color="auto"/>
        <w:left w:val="none" w:sz="0" w:space="0" w:color="auto"/>
        <w:bottom w:val="none" w:sz="0" w:space="0" w:color="auto"/>
        <w:right w:val="none" w:sz="0" w:space="0" w:color="auto"/>
      </w:divBdr>
      <w:divsChild>
        <w:div w:id="250506242">
          <w:marLeft w:val="0"/>
          <w:marRight w:val="0"/>
          <w:marTop w:val="0"/>
          <w:marBottom w:val="0"/>
          <w:divBdr>
            <w:top w:val="none" w:sz="0" w:space="0" w:color="auto"/>
            <w:left w:val="none" w:sz="0" w:space="0" w:color="auto"/>
            <w:bottom w:val="none" w:sz="0" w:space="0" w:color="auto"/>
            <w:right w:val="none" w:sz="0" w:space="0" w:color="auto"/>
          </w:divBdr>
          <w:divsChild>
            <w:div w:id="1386950967">
              <w:marLeft w:val="0"/>
              <w:marRight w:val="0"/>
              <w:marTop w:val="0"/>
              <w:marBottom w:val="0"/>
              <w:divBdr>
                <w:top w:val="none" w:sz="0" w:space="0" w:color="auto"/>
                <w:left w:val="none" w:sz="0" w:space="0" w:color="auto"/>
                <w:bottom w:val="none" w:sz="0" w:space="0" w:color="auto"/>
                <w:right w:val="none" w:sz="0" w:space="0" w:color="auto"/>
              </w:divBdr>
              <w:divsChild>
                <w:div w:id="18862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2385">
      <w:bodyDiv w:val="1"/>
      <w:marLeft w:val="0"/>
      <w:marRight w:val="0"/>
      <w:marTop w:val="0"/>
      <w:marBottom w:val="0"/>
      <w:divBdr>
        <w:top w:val="none" w:sz="0" w:space="0" w:color="auto"/>
        <w:left w:val="none" w:sz="0" w:space="0" w:color="auto"/>
        <w:bottom w:val="none" w:sz="0" w:space="0" w:color="auto"/>
        <w:right w:val="none" w:sz="0" w:space="0" w:color="auto"/>
      </w:divBdr>
    </w:div>
    <w:div w:id="552885794">
      <w:bodyDiv w:val="1"/>
      <w:marLeft w:val="0"/>
      <w:marRight w:val="0"/>
      <w:marTop w:val="0"/>
      <w:marBottom w:val="0"/>
      <w:divBdr>
        <w:top w:val="none" w:sz="0" w:space="0" w:color="auto"/>
        <w:left w:val="none" w:sz="0" w:space="0" w:color="auto"/>
        <w:bottom w:val="none" w:sz="0" w:space="0" w:color="auto"/>
        <w:right w:val="none" w:sz="0" w:space="0" w:color="auto"/>
      </w:divBdr>
      <w:divsChild>
        <w:div w:id="189030774">
          <w:marLeft w:val="0"/>
          <w:marRight w:val="0"/>
          <w:marTop w:val="0"/>
          <w:marBottom w:val="0"/>
          <w:divBdr>
            <w:top w:val="none" w:sz="0" w:space="0" w:color="auto"/>
            <w:left w:val="none" w:sz="0" w:space="0" w:color="auto"/>
            <w:bottom w:val="none" w:sz="0" w:space="0" w:color="auto"/>
            <w:right w:val="none" w:sz="0" w:space="0" w:color="auto"/>
          </w:divBdr>
          <w:divsChild>
            <w:div w:id="527259084">
              <w:marLeft w:val="0"/>
              <w:marRight w:val="0"/>
              <w:marTop w:val="0"/>
              <w:marBottom w:val="0"/>
              <w:divBdr>
                <w:top w:val="none" w:sz="0" w:space="0" w:color="auto"/>
                <w:left w:val="none" w:sz="0" w:space="0" w:color="auto"/>
                <w:bottom w:val="none" w:sz="0" w:space="0" w:color="auto"/>
                <w:right w:val="none" w:sz="0" w:space="0" w:color="auto"/>
              </w:divBdr>
              <w:divsChild>
                <w:div w:id="3757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02592">
      <w:bodyDiv w:val="1"/>
      <w:marLeft w:val="0"/>
      <w:marRight w:val="0"/>
      <w:marTop w:val="0"/>
      <w:marBottom w:val="0"/>
      <w:divBdr>
        <w:top w:val="none" w:sz="0" w:space="0" w:color="auto"/>
        <w:left w:val="none" w:sz="0" w:space="0" w:color="auto"/>
        <w:bottom w:val="none" w:sz="0" w:space="0" w:color="auto"/>
        <w:right w:val="none" w:sz="0" w:space="0" w:color="auto"/>
      </w:divBdr>
    </w:div>
    <w:div w:id="591814488">
      <w:bodyDiv w:val="1"/>
      <w:marLeft w:val="0"/>
      <w:marRight w:val="0"/>
      <w:marTop w:val="0"/>
      <w:marBottom w:val="0"/>
      <w:divBdr>
        <w:top w:val="none" w:sz="0" w:space="0" w:color="auto"/>
        <w:left w:val="none" w:sz="0" w:space="0" w:color="auto"/>
        <w:bottom w:val="none" w:sz="0" w:space="0" w:color="auto"/>
        <w:right w:val="none" w:sz="0" w:space="0" w:color="auto"/>
      </w:divBdr>
      <w:divsChild>
        <w:div w:id="870648447">
          <w:marLeft w:val="0"/>
          <w:marRight w:val="0"/>
          <w:marTop w:val="0"/>
          <w:marBottom w:val="0"/>
          <w:divBdr>
            <w:top w:val="none" w:sz="0" w:space="0" w:color="auto"/>
            <w:left w:val="none" w:sz="0" w:space="0" w:color="auto"/>
            <w:bottom w:val="none" w:sz="0" w:space="0" w:color="auto"/>
            <w:right w:val="none" w:sz="0" w:space="0" w:color="auto"/>
          </w:divBdr>
          <w:divsChild>
            <w:div w:id="19287597">
              <w:marLeft w:val="0"/>
              <w:marRight w:val="0"/>
              <w:marTop w:val="0"/>
              <w:marBottom w:val="0"/>
              <w:divBdr>
                <w:top w:val="none" w:sz="0" w:space="0" w:color="auto"/>
                <w:left w:val="none" w:sz="0" w:space="0" w:color="auto"/>
                <w:bottom w:val="none" w:sz="0" w:space="0" w:color="auto"/>
                <w:right w:val="none" w:sz="0" w:space="0" w:color="auto"/>
              </w:divBdr>
              <w:divsChild>
                <w:div w:id="1155955991">
                  <w:marLeft w:val="0"/>
                  <w:marRight w:val="0"/>
                  <w:marTop w:val="0"/>
                  <w:marBottom w:val="0"/>
                  <w:divBdr>
                    <w:top w:val="none" w:sz="0" w:space="0" w:color="auto"/>
                    <w:left w:val="none" w:sz="0" w:space="0" w:color="auto"/>
                    <w:bottom w:val="none" w:sz="0" w:space="0" w:color="auto"/>
                    <w:right w:val="none" w:sz="0" w:space="0" w:color="auto"/>
                  </w:divBdr>
                  <w:divsChild>
                    <w:div w:id="18825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363115">
      <w:bodyDiv w:val="1"/>
      <w:marLeft w:val="0"/>
      <w:marRight w:val="0"/>
      <w:marTop w:val="0"/>
      <w:marBottom w:val="0"/>
      <w:divBdr>
        <w:top w:val="none" w:sz="0" w:space="0" w:color="auto"/>
        <w:left w:val="none" w:sz="0" w:space="0" w:color="auto"/>
        <w:bottom w:val="none" w:sz="0" w:space="0" w:color="auto"/>
        <w:right w:val="none" w:sz="0" w:space="0" w:color="auto"/>
      </w:divBdr>
    </w:div>
    <w:div w:id="596332773">
      <w:bodyDiv w:val="1"/>
      <w:marLeft w:val="0"/>
      <w:marRight w:val="0"/>
      <w:marTop w:val="0"/>
      <w:marBottom w:val="0"/>
      <w:divBdr>
        <w:top w:val="none" w:sz="0" w:space="0" w:color="auto"/>
        <w:left w:val="none" w:sz="0" w:space="0" w:color="auto"/>
        <w:bottom w:val="none" w:sz="0" w:space="0" w:color="auto"/>
        <w:right w:val="none" w:sz="0" w:space="0" w:color="auto"/>
      </w:divBdr>
      <w:divsChild>
        <w:div w:id="1008097847">
          <w:marLeft w:val="0"/>
          <w:marRight w:val="0"/>
          <w:marTop w:val="0"/>
          <w:marBottom w:val="0"/>
          <w:divBdr>
            <w:top w:val="none" w:sz="0" w:space="0" w:color="auto"/>
            <w:left w:val="none" w:sz="0" w:space="0" w:color="auto"/>
            <w:bottom w:val="none" w:sz="0" w:space="0" w:color="auto"/>
            <w:right w:val="none" w:sz="0" w:space="0" w:color="auto"/>
          </w:divBdr>
          <w:divsChild>
            <w:div w:id="8107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5907">
      <w:bodyDiv w:val="1"/>
      <w:marLeft w:val="0"/>
      <w:marRight w:val="0"/>
      <w:marTop w:val="0"/>
      <w:marBottom w:val="0"/>
      <w:divBdr>
        <w:top w:val="none" w:sz="0" w:space="0" w:color="auto"/>
        <w:left w:val="none" w:sz="0" w:space="0" w:color="auto"/>
        <w:bottom w:val="none" w:sz="0" w:space="0" w:color="auto"/>
        <w:right w:val="none" w:sz="0" w:space="0" w:color="auto"/>
      </w:divBdr>
    </w:div>
    <w:div w:id="633558017">
      <w:bodyDiv w:val="1"/>
      <w:marLeft w:val="0"/>
      <w:marRight w:val="0"/>
      <w:marTop w:val="0"/>
      <w:marBottom w:val="0"/>
      <w:divBdr>
        <w:top w:val="none" w:sz="0" w:space="0" w:color="auto"/>
        <w:left w:val="none" w:sz="0" w:space="0" w:color="auto"/>
        <w:bottom w:val="none" w:sz="0" w:space="0" w:color="auto"/>
        <w:right w:val="none" w:sz="0" w:space="0" w:color="auto"/>
      </w:divBdr>
      <w:divsChild>
        <w:div w:id="556433191">
          <w:marLeft w:val="0"/>
          <w:marRight w:val="0"/>
          <w:marTop w:val="0"/>
          <w:marBottom w:val="0"/>
          <w:divBdr>
            <w:top w:val="none" w:sz="0" w:space="0" w:color="auto"/>
            <w:left w:val="none" w:sz="0" w:space="0" w:color="auto"/>
            <w:bottom w:val="none" w:sz="0" w:space="0" w:color="auto"/>
            <w:right w:val="none" w:sz="0" w:space="0" w:color="auto"/>
          </w:divBdr>
          <w:divsChild>
            <w:div w:id="1911114948">
              <w:marLeft w:val="0"/>
              <w:marRight w:val="0"/>
              <w:marTop w:val="0"/>
              <w:marBottom w:val="0"/>
              <w:divBdr>
                <w:top w:val="none" w:sz="0" w:space="0" w:color="auto"/>
                <w:left w:val="none" w:sz="0" w:space="0" w:color="auto"/>
                <w:bottom w:val="none" w:sz="0" w:space="0" w:color="auto"/>
                <w:right w:val="none" w:sz="0" w:space="0" w:color="auto"/>
              </w:divBdr>
              <w:divsChild>
                <w:div w:id="495153259">
                  <w:marLeft w:val="0"/>
                  <w:marRight w:val="0"/>
                  <w:marTop w:val="0"/>
                  <w:marBottom w:val="0"/>
                  <w:divBdr>
                    <w:top w:val="none" w:sz="0" w:space="0" w:color="auto"/>
                    <w:left w:val="none" w:sz="0" w:space="0" w:color="auto"/>
                    <w:bottom w:val="none" w:sz="0" w:space="0" w:color="auto"/>
                    <w:right w:val="none" w:sz="0" w:space="0" w:color="auto"/>
                  </w:divBdr>
                  <w:divsChild>
                    <w:div w:id="21032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72175">
      <w:bodyDiv w:val="1"/>
      <w:marLeft w:val="0"/>
      <w:marRight w:val="0"/>
      <w:marTop w:val="0"/>
      <w:marBottom w:val="0"/>
      <w:divBdr>
        <w:top w:val="none" w:sz="0" w:space="0" w:color="auto"/>
        <w:left w:val="none" w:sz="0" w:space="0" w:color="auto"/>
        <w:bottom w:val="none" w:sz="0" w:space="0" w:color="auto"/>
        <w:right w:val="none" w:sz="0" w:space="0" w:color="auto"/>
      </w:divBdr>
    </w:div>
    <w:div w:id="712778733">
      <w:bodyDiv w:val="1"/>
      <w:marLeft w:val="0"/>
      <w:marRight w:val="0"/>
      <w:marTop w:val="0"/>
      <w:marBottom w:val="0"/>
      <w:divBdr>
        <w:top w:val="none" w:sz="0" w:space="0" w:color="auto"/>
        <w:left w:val="none" w:sz="0" w:space="0" w:color="auto"/>
        <w:bottom w:val="none" w:sz="0" w:space="0" w:color="auto"/>
        <w:right w:val="none" w:sz="0" w:space="0" w:color="auto"/>
      </w:divBdr>
    </w:div>
    <w:div w:id="738557388">
      <w:bodyDiv w:val="1"/>
      <w:marLeft w:val="0"/>
      <w:marRight w:val="0"/>
      <w:marTop w:val="0"/>
      <w:marBottom w:val="0"/>
      <w:divBdr>
        <w:top w:val="none" w:sz="0" w:space="0" w:color="auto"/>
        <w:left w:val="none" w:sz="0" w:space="0" w:color="auto"/>
        <w:bottom w:val="none" w:sz="0" w:space="0" w:color="auto"/>
        <w:right w:val="none" w:sz="0" w:space="0" w:color="auto"/>
      </w:divBdr>
    </w:div>
    <w:div w:id="762185907">
      <w:bodyDiv w:val="1"/>
      <w:marLeft w:val="0"/>
      <w:marRight w:val="0"/>
      <w:marTop w:val="0"/>
      <w:marBottom w:val="0"/>
      <w:divBdr>
        <w:top w:val="none" w:sz="0" w:space="0" w:color="auto"/>
        <w:left w:val="none" w:sz="0" w:space="0" w:color="auto"/>
        <w:bottom w:val="none" w:sz="0" w:space="0" w:color="auto"/>
        <w:right w:val="none" w:sz="0" w:space="0" w:color="auto"/>
      </w:divBdr>
    </w:div>
    <w:div w:id="766656353">
      <w:bodyDiv w:val="1"/>
      <w:marLeft w:val="0"/>
      <w:marRight w:val="0"/>
      <w:marTop w:val="0"/>
      <w:marBottom w:val="0"/>
      <w:divBdr>
        <w:top w:val="none" w:sz="0" w:space="0" w:color="auto"/>
        <w:left w:val="none" w:sz="0" w:space="0" w:color="auto"/>
        <w:bottom w:val="none" w:sz="0" w:space="0" w:color="auto"/>
        <w:right w:val="none" w:sz="0" w:space="0" w:color="auto"/>
      </w:divBdr>
    </w:div>
    <w:div w:id="778181633">
      <w:bodyDiv w:val="1"/>
      <w:marLeft w:val="0"/>
      <w:marRight w:val="0"/>
      <w:marTop w:val="0"/>
      <w:marBottom w:val="0"/>
      <w:divBdr>
        <w:top w:val="none" w:sz="0" w:space="0" w:color="auto"/>
        <w:left w:val="none" w:sz="0" w:space="0" w:color="auto"/>
        <w:bottom w:val="none" w:sz="0" w:space="0" w:color="auto"/>
        <w:right w:val="none" w:sz="0" w:space="0" w:color="auto"/>
      </w:divBdr>
      <w:divsChild>
        <w:div w:id="1176118025">
          <w:marLeft w:val="0"/>
          <w:marRight w:val="0"/>
          <w:marTop w:val="0"/>
          <w:marBottom w:val="0"/>
          <w:divBdr>
            <w:top w:val="none" w:sz="0" w:space="0" w:color="auto"/>
            <w:left w:val="none" w:sz="0" w:space="0" w:color="auto"/>
            <w:bottom w:val="none" w:sz="0" w:space="0" w:color="auto"/>
            <w:right w:val="none" w:sz="0" w:space="0" w:color="auto"/>
          </w:divBdr>
          <w:divsChild>
            <w:div w:id="1568299833">
              <w:marLeft w:val="0"/>
              <w:marRight w:val="0"/>
              <w:marTop w:val="0"/>
              <w:marBottom w:val="0"/>
              <w:divBdr>
                <w:top w:val="none" w:sz="0" w:space="0" w:color="auto"/>
                <w:left w:val="none" w:sz="0" w:space="0" w:color="auto"/>
                <w:bottom w:val="none" w:sz="0" w:space="0" w:color="auto"/>
                <w:right w:val="none" w:sz="0" w:space="0" w:color="auto"/>
              </w:divBdr>
              <w:divsChild>
                <w:div w:id="19736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94943">
      <w:bodyDiv w:val="1"/>
      <w:marLeft w:val="0"/>
      <w:marRight w:val="0"/>
      <w:marTop w:val="0"/>
      <w:marBottom w:val="0"/>
      <w:divBdr>
        <w:top w:val="none" w:sz="0" w:space="0" w:color="auto"/>
        <w:left w:val="none" w:sz="0" w:space="0" w:color="auto"/>
        <w:bottom w:val="none" w:sz="0" w:space="0" w:color="auto"/>
        <w:right w:val="none" w:sz="0" w:space="0" w:color="auto"/>
      </w:divBdr>
      <w:divsChild>
        <w:div w:id="77673633">
          <w:marLeft w:val="0"/>
          <w:marRight w:val="0"/>
          <w:marTop w:val="0"/>
          <w:marBottom w:val="0"/>
          <w:divBdr>
            <w:top w:val="none" w:sz="0" w:space="0" w:color="auto"/>
            <w:left w:val="none" w:sz="0" w:space="0" w:color="auto"/>
            <w:bottom w:val="none" w:sz="0" w:space="0" w:color="auto"/>
            <w:right w:val="none" w:sz="0" w:space="0" w:color="auto"/>
          </w:divBdr>
          <w:divsChild>
            <w:div w:id="2038506425">
              <w:marLeft w:val="0"/>
              <w:marRight w:val="0"/>
              <w:marTop w:val="0"/>
              <w:marBottom w:val="0"/>
              <w:divBdr>
                <w:top w:val="none" w:sz="0" w:space="0" w:color="auto"/>
                <w:left w:val="none" w:sz="0" w:space="0" w:color="auto"/>
                <w:bottom w:val="none" w:sz="0" w:space="0" w:color="auto"/>
                <w:right w:val="none" w:sz="0" w:space="0" w:color="auto"/>
              </w:divBdr>
              <w:divsChild>
                <w:div w:id="326448001">
                  <w:marLeft w:val="0"/>
                  <w:marRight w:val="0"/>
                  <w:marTop w:val="0"/>
                  <w:marBottom w:val="0"/>
                  <w:divBdr>
                    <w:top w:val="none" w:sz="0" w:space="0" w:color="auto"/>
                    <w:left w:val="none" w:sz="0" w:space="0" w:color="auto"/>
                    <w:bottom w:val="none" w:sz="0" w:space="0" w:color="auto"/>
                    <w:right w:val="none" w:sz="0" w:space="0" w:color="auto"/>
                  </w:divBdr>
                  <w:divsChild>
                    <w:div w:id="16691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429925">
      <w:bodyDiv w:val="1"/>
      <w:marLeft w:val="0"/>
      <w:marRight w:val="0"/>
      <w:marTop w:val="0"/>
      <w:marBottom w:val="0"/>
      <w:divBdr>
        <w:top w:val="none" w:sz="0" w:space="0" w:color="auto"/>
        <w:left w:val="none" w:sz="0" w:space="0" w:color="auto"/>
        <w:bottom w:val="none" w:sz="0" w:space="0" w:color="auto"/>
        <w:right w:val="none" w:sz="0" w:space="0" w:color="auto"/>
      </w:divBdr>
    </w:div>
    <w:div w:id="814876525">
      <w:bodyDiv w:val="1"/>
      <w:marLeft w:val="0"/>
      <w:marRight w:val="0"/>
      <w:marTop w:val="0"/>
      <w:marBottom w:val="0"/>
      <w:divBdr>
        <w:top w:val="none" w:sz="0" w:space="0" w:color="auto"/>
        <w:left w:val="none" w:sz="0" w:space="0" w:color="auto"/>
        <w:bottom w:val="none" w:sz="0" w:space="0" w:color="auto"/>
        <w:right w:val="none" w:sz="0" w:space="0" w:color="auto"/>
      </w:divBdr>
      <w:divsChild>
        <w:div w:id="862594018">
          <w:marLeft w:val="0"/>
          <w:marRight w:val="0"/>
          <w:marTop w:val="0"/>
          <w:marBottom w:val="0"/>
          <w:divBdr>
            <w:top w:val="none" w:sz="0" w:space="0" w:color="auto"/>
            <w:left w:val="none" w:sz="0" w:space="0" w:color="auto"/>
            <w:bottom w:val="none" w:sz="0" w:space="0" w:color="auto"/>
            <w:right w:val="none" w:sz="0" w:space="0" w:color="auto"/>
          </w:divBdr>
          <w:divsChild>
            <w:div w:id="306130194">
              <w:marLeft w:val="0"/>
              <w:marRight w:val="0"/>
              <w:marTop w:val="0"/>
              <w:marBottom w:val="0"/>
              <w:divBdr>
                <w:top w:val="none" w:sz="0" w:space="0" w:color="auto"/>
                <w:left w:val="none" w:sz="0" w:space="0" w:color="auto"/>
                <w:bottom w:val="none" w:sz="0" w:space="0" w:color="auto"/>
                <w:right w:val="none" w:sz="0" w:space="0" w:color="auto"/>
              </w:divBdr>
              <w:divsChild>
                <w:div w:id="1411729940">
                  <w:marLeft w:val="0"/>
                  <w:marRight w:val="0"/>
                  <w:marTop w:val="0"/>
                  <w:marBottom w:val="0"/>
                  <w:divBdr>
                    <w:top w:val="none" w:sz="0" w:space="0" w:color="auto"/>
                    <w:left w:val="none" w:sz="0" w:space="0" w:color="auto"/>
                    <w:bottom w:val="none" w:sz="0" w:space="0" w:color="auto"/>
                    <w:right w:val="none" w:sz="0" w:space="0" w:color="auto"/>
                  </w:divBdr>
                  <w:divsChild>
                    <w:div w:id="8455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034237">
      <w:bodyDiv w:val="1"/>
      <w:marLeft w:val="0"/>
      <w:marRight w:val="0"/>
      <w:marTop w:val="0"/>
      <w:marBottom w:val="0"/>
      <w:divBdr>
        <w:top w:val="none" w:sz="0" w:space="0" w:color="auto"/>
        <w:left w:val="none" w:sz="0" w:space="0" w:color="auto"/>
        <w:bottom w:val="none" w:sz="0" w:space="0" w:color="auto"/>
        <w:right w:val="none" w:sz="0" w:space="0" w:color="auto"/>
      </w:divBdr>
      <w:divsChild>
        <w:div w:id="2017994366">
          <w:marLeft w:val="0"/>
          <w:marRight w:val="0"/>
          <w:marTop w:val="0"/>
          <w:marBottom w:val="0"/>
          <w:divBdr>
            <w:top w:val="none" w:sz="0" w:space="0" w:color="auto"/>
            <w:left w:val="none" w:sz="0" w:space="0" w:color="auto"/>
            <w:bottom w:val="none" w:sz="0" w:space="0" w:color="auto"/>
            <w:right w:val="none" w:sz="0" w:space="0" w:color="auto"/>
          </w:divBdr>
          <w:divsChild>
            <w:div w:id="747656711">
              <w:marLeft w:val="0"/>
              <w:marRight w:val="0"/>
              <w:marTop w:val="0"/>
              <w:marBottom w:val="0"/>
              <w:divBdr>
                <w:top w:val="none" w:sz="0" w:space="0" w:color="auto"/>
                <w:left w:val="none" w:sz="0" w:space="0" w:color="auto"/>
                <w:bottom w:val="none" w:sz="0" w:space="0" w:color="auto"/>
                <w:right w:val="none" w:sz="0" w:space="0" w:color="auto"/>
              </w:divBdr>
              <w:divsChild>
                <w:div w:id="1874421968">
                  <w:marLeft w:val="0"/>
                  <w:marRight w:val="0"/>
                  <w:marTop w:val="0"/>
                  <w:marBottom w:val="0"/>
                  <w:divBdr>
                    <w:top w:val="none" w:sz="0" w:space="0" w:color="auto"/>
                    <w:left w:val="none" w:sz="0" w:space="0" w:color="auto"/>
                    <w:bottom w:val="none" w:sz="0" w:space="0" w:color="auto"/>
                    <w:right w:val="none" w:sz="0" w:space="0" w:color="auto"/>
                  </w:divBdr>
                  <w:divsChild>
                    <w:div w:id="14692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448634">
      <w:bodyDiv w:val="1"/>
      <w:marLeft w:val="0"/>
      <w:marRight w:val="0"/>
      <w:marTop w:val="0"/>
      <w:marBottom w:val="0"/>
      <w:divBdr>
        <w:top w:val="none" w:sz="0" w:space="0" w:color="auto"/>
        <w:left w:val="none" w:sz="0" w:space="0" w:color="auto"/>
        <w:bottom w:val="none" w:sz="0" w:space="0" w:color="auto"/>
        <w:right w:val="none" w:sz="0" w:space="0" w:color="auto"/>
      </w:divBdr>
      <w:divsChild>
        <w:div w:id="1127621913">
          <w:marLeft w:val="0"/>
          <w:marRight w:val="0"/>
          <w:marTop w:val="0"/>
          <w:marBottom w:val="0"/>
          <w:divBdr>
            <w:top w:val="none" w:sz="0" w:space="0" w:color="auto"/>
            <w:left w:val="none" w:sz="0" w:space="0" w:color="auto"/>
            <w:bottom w:val="none" w:sz="0" w:space="0" w:color="auto"/>
            <w:right w:val="none" w:sz="0" w:space="0" w:color="auto"/>
          </w:divBdr>
          <w:divsChild>
            <w:div w:id="1160341883">
              <w:marLeft w:val="0"/>
              <w:marRight w:val="0"/>
              <w:marTop w:val="0"/>
              <w:marBottom w:val="0"/>
              <w:divBdr>
                <w:top w:val="none" w:sz="0" w:space="0" w:color="auto"/>
                <w:left w:val="none" w:sz="0" w:space="0" w:color="auto"/>
                <w:bottom w:val="none" w:sz="0" w:space="0" w:color="auto"/>
                <w:right w:val="none" w:sz="0" w:space="0" w:color="auto"/>
              </w:divBdr>
              <w:divsChild>
                <w:div w:id="853886749">
                  <w:marLeft w:val="0"/>
                  <w:marRight w:val="0"/>
                  <w:marTop w:val="0"/>
                  <w:marBottom w:val="0"/>
                  <w:divBdr>
                    <w:top w:val="none" w:sz="0" w:space="0" w:color="auto"/>
                    <w:left w:val="none" w:sz="0" w:space="0" w:color="auto"/>
                    <w:bottom w:val="none" w:sz="0" w:space="0" w:color="auto"/>
                    <w:right w:val="none" w:sz="0" w:space="0" w:color="auto"/>
                  </w:divBdr>
                  <w:divsChild>
                    <w:div w:id="9344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470030">
      <w:bodyDiv w:val="1"/>
      <w:marLeft w:val="0"/>
      <w:marRight w:val="0"/>
      <w:marTop w:val="0"/>
      <w:marBottom w:val="0"/>
      <w:divBdr>
        <w:top w:val="none" w:sz="0" w:space="0" w:color="auto"/>
        <w:left w:val="none" w:sz="0" w:space="0" w:color="auto"/>
        <w:bottom w:val="none" w:sz="0" w:space="0" w:color="auto"/>
        <w:right w:val="none" w:sz="0" w:space="0" w:color="auto"/>
      </w:divBdr>
      <w:divsChild>
        <w:div w:id="1958022763">
          <w:marLeft w:val="0"/>
          <w:marRight w:val="0"/>
          <w:marTop w:val="0"/>
          <w:marBottom w:val="0"/>
          <w:divBdr>
            <w:top w:val="none" w:sz="0" w:space="0" w:color="auto"/>
            <w:left w:val="none" w:sz="0" w:space="0" w:color="auto"/>
            <w:bottom w:val="none" w:sz="0" w:space="0" w:color="auto"/>
            <w:right w:val="none" w:sz="0" w:space="0" w:color="auto"/>
          </w:divBdr>
          <w:divsChild>
            <w:div w:id="415054698">
              <w:marLeft w:val="0"/>
              <w:marRight w:val="0"/>
              <w:marTop w:val="0"/>
              <w:marBottom w:val="0"/>
              <w:divBdr>
                <w:top w:val="none" w:sz="0" w:space="0" w:color="auto"/>
                <w:left w:val="none" w:sz="0" w:space="0" w:color="auto"/>
                <w:bottom w:val="none" w:sz="0" w:space="0" w:color="auto"/>
                <w:right w:val="none" w:sz="0" w:space="0" w:color="auto"/>
              </w:divBdr>
              <w:divsChild>
                <w:div w:id="47459962">
                  <w:marLeft w:val="0"/>
                  <w:marRight w:val="0"/>
                  <w:marTop w:val="0"/>
                  <w:marBottom w:val="0"/>
                  <w:divBdr>
                    <w:top w:val="none" w:sz="0" w:space="0" w:color="auto"/>
                    <w:left w:val="none" w:sz="0" w:space="0" w:color="auto"/>
                    <w:bottom w:val="none" w:sz="0" w:space="0" w:color="auto"/>
                    <w:right w:val="none" w:sz="0" w:space="0" w:color="auto"/>
                  </w:divBdr>
                  <w:divsChild>
                    <w:div w:id="133549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56484">
      <w:bodyDiv w:val="1"/>
      <w:marLeft w:val="0"/>
      <w:marRight w:val="0"/>
      <w:marTop w:val="0"/>
      <w:marBottom w:val="0"/>
      <w:divBdr>
        <w:top w:val="none" w:sz="0" w:space="0" w:color="auto"/>
        <w:left w:val="none" w:sz="0" w:space="0" w:color="auto"/>
        <w:bottom w:val="none" w:sz="0" w:space="0" w:color="auto"/>
        <w:right w:val="none" w:sz="0" w:space="0" w:color="auto"/>
      </w:divBdr>
    </w:div>
    <w:div w:id="866718852">
      <w:bodyDiv w:val="1"/>
      <w:marLeft w:val="0"/>
      <w:marRight w:val="0"/>
      <w:marTop w:val="0"/>
      <w:marBottom w:val="0"/>
      <w:divBdr>
        <w:top w:val="none" w:sz="0" w:space="0" w:color="auto"/>
        <w:left w:val="none" w:sz="0" w:space="0" w:color="auto"/>
        <w:bottom w:val="none" w:sz="0" w:space="0" w:color="auto"/>
        <w:right w:val="none" w:sz="0" w:space="0" w:color="auto"/>
      </w:divBdr>
    </w:div>
    <w:div w:id="894312051">
      <w:bodyDiv w:val="1"/>
      <w:marLeft w:val="0"/>
      <w:marRight w:val="0"/>
      <w:marTop w:val="0"/>
      <w:marBottom w:val="0"/>
      <w:divBdr>
        <w:top w:val="none" w:sz="0" w:space="0" w:color="auto"/>
        <w:left w:val="none" w:sz="0" w:space="0" w:color="auto"/>
        <w:bottom w:val="none" w:sz="0" w:space="0" w:color="auto"/>
        <w:right w:val="none" w:sz="0" w:space="0" w:color="auto"/>
      </w:divBdr>
    </w:div>
    <w:div w:id="915284301">
      <w:bodyDiv w:val="1"/>
      <w:marLeft w:val="0"/>
      <w:marRight w:val="0"/>
      <w:marTop w:val="0"/>
      <w:marBottom w:val="0"/>
      <w:divBdr>
        <w:top w:val="none" w:sz="0" w:space="0" w:color="auto"/>
        <w:left w:val="none" w:sz="0" w:space="0" w:color="auto"/>
        <w:bottom w:val="none" w:sz="0" w:space="0" w:color="auto"/>
        <w:right w:val="none" w:sz="0" w:space="0" w:color="auto"/>
      </w:divBdr>
    </w:div>
    <w:div w:id="920141567">
      <w:bodyDiv w:val="1"/>
      <w:marLeft w:val="0"/>
      <w:marRight w:val="0"/>
      <w:marTop w:val="0"/>
      <w:marBottom w:val="0"/>
      <w:divBdr>
        <w:top w:val="none" w:sz="0" w:space="0" w:color="auto"/>
        <w:left w:val="none" w:sz="0" w:space="0" w:color="auto"/>
        <w:bottom w:val="none" w:sz="0" w:space="0" w:color="auto"/>
        <w:right w:val="none" w:sz="0" w:space="0" w:color="auto"/>
      </w:divBdr>
      <w:divsChild>
        <w:div w:id="2067609879">
          <w:marLeft w:val="0"/>
          <w:marRight w:val="0"/>
          <w:marTop w:val="0"/>
          <w:marBottom w:val="0"/>
          <w:divBdr>
            <w:top w:val="none" w:sz="0" w:space="0" w:color="auto"/>
            <w:left w:val="none" w:sz="0" w:space="0" w:color="auto"/>
            <w:bottom w:val="none" w:sz="0" w:space="0" w:color="auto"/>
            <w:right w:val="none" w:sz="0" w:space="0" w:color="auto"/>
          </w:divBdr>
          <w:divsChild>
            <w:div w:id="1591043489">
              <w:marLeft w:val="0"/>
              <w:marRight w:val="0"/>
              <w:marTop w:val="0"/>
              <w:marBottom w:val="0"/>
              <w:divBdr>
                <w:top w:val="none" w:sz="0" w:space="0" w:color="auto"/>
                <w:left w:val="none" w:sz="0" w:space="0" w:color="auto"/>
                <w:bottom w:val="none" w:sz="0" w:space="0" w:color="auto"/>
                <w:right w:val="none" w:sz="0" w:space="0" w:color="auto"/>
              </w:divBdr>
              <w:divsChild>
                <w:div w:id="773748036">
                  <w:marLeft w:val="0"/>
                  <w:marRight w:val="0"/>
                  <w:marTop w:val="0"/>
                  <w:marBottom w:val="0"/>
                  <w:divBdr>
                    <w:top w:val="none" w:sz="0" w:space="0" w:color="auto"/>
                    <w:left w:val="none" w:sz="0" w:space="0" w:color="auto"/>
                    <w:bottom w:val="none" w:sz="0" w:space="0" w:color="auto"/>
                    <w:right w:val="none" w:sz="0" w:space="0" w:color="auto"/>
                  </w:divBdr>
                  <w:divsChild>
                    <w:div w:id="6738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653720">
      <w:bodyDiv w:val="1"/>
      <w:marLeft w:val="0"/>
      <w:marRight w:val="0"/>
      <w:marTop w:val="0"/>
      <w:marBottom w:val="0"/>
      <w:divBdr>
        <w:top w:val="none" w:sz="0" w:space="0" w:color="auto"/>
        <w:left w:val="none" w:sz="0" w:space="0" w:color="auto"/>
        <w:bottom w:val="none" w:sz="0" w:space="0" w:color="auto"/>
        <w:right w:val="none" w:sz="0" w:space="0" w:color="auto"/>
      </w:divBdr>
      <w:divsChild>
        <w:div w:id="176816423">
          <w:marLeft w:val="0"/>
          <w:marRight w:val="0"/>
          <w:marTop w:val="0"/>
          <w:marBottom w:val="0"/>
          <w:divBdr>
            <w:top w:val="none" w:sz="0" w:space="0" w:color="auto"/>
            <w:left w:val="none" w:sz="0" w:space="0" w:color="auto"/>
            <w:bottom w:val="none" w:sz="0" w:space="0" w:color="auto"/>
            <w:right w:val="none" w:sz="0" w:space="0" w:color="auto"/>
          </w:divBdr>
          <w:divsChild>
            <w:div w:id="1957440078">
              <w:marLeft w:val="0"/>
              <w:marRight w:val="0"/>
              <w:marTop w:val="0"/>
              <w:marBottom w:val="0"/>
              <w:divBdr>
                <w:top w:val="none" w:sz="0" w:space="0" w:color="auto"/>
                <w:left w:val="none" w:sz="0" w:space="0" w:color="auto"/>
                <w:bottom w:val="none" w:sz="0" w:space="0" w:color="auto"/>
                <w:right w:val="none" w:sz="0" w:space="0" w:color="auto"/>
              </w:divBdr>
              <w:divsChild>
                <w:div w:id="152798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011550">
      <w:bodyDiv w:val="1"/>
      <w:marLeft w:val="0"/>
      <w:marRight w:val="0"/>
      <w:marTop w:val="0"/>
      <w:marBottom w:val="0"/>
      <w:divBdr>
        <w:top w:val="none" w:sz="0" w:space="0" w:color="auto"/>
        <w:left w:val="none" w:sz="0" w:space="0" w:color="auto"/>
        <w:bottom w:val="none" w:sz="0" w:space="0" w:color="auto"/>
        <w:right w:val="none" w:sz="0" w:space="0" w:color="auto"/>
      </w:divBdr>
      <w:divsChild>
        <w:div w:id="1539272326">
          <w:marLeft w:val="0"/>
          <w:marRight w:val="0"/>
          <w:marTop w:val="0"/>
          <w:marBottom w:val="0"/>
          <w:divBdr>
            <w:top w:val="none" w:sz="0" w:space="0" w:color="auto"/>
            <w:left w:val="none" w:sz="0" w:space="0" w:color="auto"/>
            <w:bottom w:val="none" w:sz="0" w:space="0" w:color="auto"/>
            <w:right w:val="none" w:sz="0" w:space="0" w:color="auto"/>
          </w:divBdr>
        </w:div>
      </w:divsChild>
    </w:div>
    <w:div w:id="963389909">
      <w:bodyDiv w:val="1"/>
      <w:marLeft w:val="0"/>
      <w:marRight w:val="0"/>
      <w:marTop w:val="0"/>
      <w:marBottom w:val="0"/>
      <w:divBdr>
        <w:top w:val="none" w:sz="0" w:space="0" w:color="auto"/>
        <w:left w:val="none" w:sz="0" w:space="0" w:color="auto"/>
        <w:bottom w:val="none" w:sz="0" w:space="0" w:color="auto"/>
        <w:right w:val="none" w:sz="0" w:space="0" w:color="auto"/>
      </w:divBdr>
    </w:div>
    <w:div w:id="1001784597">
      <w:bodyDiv w:val="1"/>
      <w:marLeft w:val="0"/>
      <w:marRight w:val="0"/>
      <w:marTop w:val="0"/>
      <w:marBottom w:val="0"/>
      <w:divBdr>
        <w:top w:val="none" w:sz="0" w:space="0" w:color="auto"/>
        <w:left w:val="none" w:sz="0" w:space="0" w:color="auto"/>
        <w:bottom w:val="none" w:sz="0" w:space="0" w:color="auto"/>
        <w:right w:val="none" w:sz="0" w:space="0" w:color="auto"/>
      </w:divBdr>
    </w:div>
    <w:div w:id="1002119852">
      <w:bodyDiv w:val="1"/>
      <w:marLeft w:val="0"/>
      <w:marRight w:val="0"/>
      <w:marTop w:val="0"/>
      <w:marBottom w:val="0"/>
      <w:divBdr>
        <w:top w:val="none" w:sz="0" w:space="0" w:color="auto"/>
        <w:left w:val="none" w:sz="0" w:space="0" w:color="auto"/>
        <w:bottom w:val="none" w:sz="0" w:space="0" w:color="auto"/>
        <w:right w:val="none" w:sz="0" w:space="0" w:color="auto"/>
      </w:divBdr>
    </w:div>
    <w:div w:id="1003094481">
      <w:bodyDiv w:val="1"/>
      <w:marLeft w:val="0"/>
      <w:marRight w:val="0"/>
      <w:marTop w:val="0"/>
      <w:marBottom w:val="0"/>
      <w:divBdr>
        <w:top w:val="none" w:sz="0" w:space="0" w:color="auto"/>
        <w:left w:val="none" w:sz="0" w:space="0" w:color="auto"/>
        <w:bottom w:val="none" w:sz="0" w:space="0" w:color="auto"/>
        <w:right w:val="none" w:sz="0" w:space="0" w:color="auto"/>
      </w:divBdr>
    </w:div>
    <w:div w:id="1003703052">
      <w:bodyDiv w:val="1"/>
      <w:marLeft w:val="0"/>
      <w:marRight w:val="0"/>
      <w:marTop w:val="0"/>
      <w:marBottom w:val="0"/>
      <w:divBdr>
        <w:top w:val="none" w:sz="0" w:space="0" w:color="auto"/>
        <w:left w:val="none" w:sz="0" w:space="0" w:color="auto"/>
        <w:bottom w:val="none" w:sz="0" w:space="0" w:color="auto"/>
        <w:right w:val="none" w:sz="0" w:space="0" w:color="auto"/>
      </w:divBdr>
    </w:div>
    <w:div w:id="1012874742">
      <w:bodyDiv w:val="1"/>
      <w:marLeft w:val="0"/>
      <w:marRight w:val="0"/>
      <w:marTop w:val="0"/>
      <w:marBottom w:val="0"/>
      <w:divBdr>
        <w:top w:val="none" w:sz="0" w:space="0" w:color="auto"/>
        <w:left w:val="none" w:sz="0" w:space="0" w:color="auto"/>
        <w:bottom w:val="none" w:sz="0" w:space="0" w:color="auto"/>
        <w:right w:val="none" w:sz="0" w:space="0" w:color="auto"/>
      </w:divBdr>
    </w:div>
    <w:div w:id="1050223106">
      <w:bodyDiv w:val="1"/>
      <w:marLeft w:val="0"/>
      <w:marRight w:val="0"/>
      <w:marTop w:val="0"/>
      <w:marBottom w:val="0"/>
      <w:divBdr>
        <w:top w:val="none" w:sz="0" w:space="0" w:color="auto"/>
        <w:left w:val="none" w:sz="0" w:space="0" w:color="auto"/>
        <w:bottom w:val="none" w:sz="0" w:space="0" w:color="auto"/>
        <w:right w:val="none" w:sz="0" w:space="0" w:color="auto"/>
      </w:divBdr>
      <w:divsChild>
        <w:div w:id="2066482958">
          <w:marLeft w:val="0"/>
          <w:marRight w:val="0"/>
          <w:marTop w:val="0"/>
          <w:marBottom w:val="0"/>
          <w:divBdr>
            <w:top w:val="none" w:sz="0" w:space="0" w:color="auto"/>
            <w:left w:val="none" w:sz="0" w:space="0" w:color="auto"/>
            <w:bottom w:val="none" w:sz="0" w:space="0" w:color="auto"/>
            <w:right w:val="none" w:sz="0" w:space="0" w:color="auto"/>
          </w:divBdr>
          <w:divsChild>
            <w:div w:id="1180584968">
              <w:marLeft w:val="0"/>
              <w:marRight w:val="0"/>
              <w:marTop w:val="0"/>
              <w:marBottom w:val="0"/>
              <w:divBdr>
                <w:top w:val="none" w:sz="0" w:space="0" w:color="auto"/>
                <w:left w:val="none" w:sz="0" w:space="0" w:color="auto"/>
                <w:bottom w:val="none" w:sz="0" w:space="0" w:color="auto"/>
                <w:right w:val="none" w:sz="0" w:space="0" w:color="auto"/>
              </w:divBdr>
              <w:divsChild>
                <w:div w:id="4778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084">
      <w:bodyDiv w:val="1"/>
      <w:marLeft w:val="0"/>
      <w:marRight w:val="0"/>
      <w:marTop w:val="0"/>
      <w:marBottom w:val="0"/>
      <w:divBdr>
        <w:top w:val="none" w:sz="0" w:space="0" w:color="auto"/>
        <w:left w:val="none" w:sz="0" w:space="0" w:color="auto"/>
        <w:bottom w:val="none" w:sz="0" w:space="0" w:color="auto"/>
        <w:right w:val="none" w:sz="0" w:space="0" w:color="auto"/>
      </w:divBdr>
    </w:div>
    <w:div w:id="1054432410">
      <w:bodyDiv w:val="1"/>
      <w:marLeft w:val="0"/>
      <w:marRight w:val="0"/>
      <w:marTop w:val="0"/>
      <w:marBottom w:val="0"/>
      <w:divBdr>
        <w:top w:val="none" w:sz="0" w:space="0" w:color="auto"/>
        <w:left w:val="none" w:sz="0" w:space="0" w:color="auto"/>
        <w:bottom w:val="none" w:sz="0" w:space="0" w:color="auto"/>
        <w:right w:val="none" w:sz="0" w:space="0" w:color="auto"/>
      </w:divBdr>
      <w:divsChild>
        <w:div w:id="533463198">
          <w:marLeft w:val="0"/>
          <w:marRight w:val="0"/>
          <w:marTop w:val="0"/>
          <w:marBottom w:val="0"/>
          <w:divBdr>
            <w:top w:val="none" w:sz="0" w:space="0" w:color="auto"/>
            <w:left w:val="none" w:sz="0" w:space="0" w:color="auto"/>
            <w:bottom w:val="none" w:sz="0" w:space="0" w:color="auto"/>
            <w:right w:val="none" w:sz="0" w:space="0" w:color="auto"/>
          </w:divBdr>
          <w:divsChild>
            <w:div w:id="1415854385">
              <w:marLeft w:val="0"/>
              <w:marRight w:val="0"/>
              <w:marTop w:val="0"/>
              <w:marBottom w:val="0"/>
              <w:divBdr>
                <w:top w:val="none" w:sz="0" w:space="0" w:color="auto"/>
                <w:left w:val="none" w:sz="0" w:space="0" w:color="auto"/>
                <w:bottom w:val="none" w:sz="0" w:space="0" w:color="auto"/>
                <w:right w:val="none" w:sz="0" w:space="0" w:color="auto"/>
              </w:divBdr>
              <w:divsChild>
                <w:div w:id="736975420">
                  <w:marLeft w:val="0"/>
                  <w:marRight w:val="0"/>
                  <w:marTop w:val="0"/>
                  <w:marBottom w:val="0"/>
                  <w:divBdr>
                    <w:top w:val="none" w:sz="0" w:space="0" w:color="auto"/>
                    <w:left w:val="none" w:sz="0" w:space="0" w:color="auto"/>
                    <w:bottom w:val="none" w:sz="0" w:space="0" w:color="auto"/>
                    <w:right w:val="none" w:sz="0" w:space="0" w:color="auto"/>
                  </w:divBdr>
                  <w:divsChild>
                    <w:div w:id="132658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80864">
      <w:bodyDiv w:val="1"/>
      <w:marLeft w:val="0"/>
      <w:marRight w:val="0"/>
      <w:marTop w:val="0"/>
      <w:marBottom w:val="0"/>
      <w:divBdr>
        <w:top w:val="none" w:sz="0" w:space="0" w:color="auto"/>
        <w:left w:val="none" w:sz="0" w:space="0" w:color="auto"/>
        <w:bottom w:val="none" w:sz="0" w:space="0" w:color="auto"/>
        <w:right w:val="none" w:sz="0" w:space="0" w:color="auto"/>
      </w:divBdr>
    </w:div>
    <w:div w:id="1060983692">
      <w:bodyDiv w:val="1"/>
      <w:marLeft w:val="0"/>
      <w:marRight w:val="0"/>
      <w:marTop w:val="0"/>
      <w:marBottom w:val="0"/>
      <w:divBdr>
        <w:top w:val="none" w:sz="0" w:space="0" w:color="auto"/>
        <w:left w:val="none" w:sz="0" w:space="0" w:color="auto"/>
        <w:bottom w:val="none" w:sz="0" w:space="0" w:color="auto"/>
        <w:right w:val="none" w:sz="0" w:space="0" w:color="auto"/>
      </w:divBdr>
      <w:divsChild>
        <w:div w:id="2032493870">
          <w:marLeft w:val="0"/>
          <w:marRight w:val="0"/>
          <w:marTop w:val="0"/>
          <w:marBottom w:val="0"/>
          <w:divBdr>
            <w:top w:val="none" w:sz="0" w:space="0" w:color="auto"/>
            <w:left w:val="none" w:sz="0" w:space="0" w:color="auto"/>
            <w:bottom w:val="none" w:sz="0" w:space="0" w:color="auto"/>
            <w:right w:val="none" w:sz="0" w:space="0" w:color="auto"/>
          </w:divBdr>
          <w:divsChild>
            <w:div w:id="1352221874">
              <w:marLeft w:val="0"/>
              <w:marRight w:val="0"/>
              <w:marTop w:val="0"/>
              <w:marBottom w:val="0"/>
              <w:divBdr>
                <w:top w:val="none" w:sz="0" w:space="0" w:color="auto"/>
                <w:left w:val="none" w:sz="0" w:space="0" w:color="auto"/>
                <w:bottom w:val="none" w:sz="0" w:space="0" w:color="auto"/>
                <w:right w:val="none" w:sz="0" w:space="0" w:color="auto"/>
              </w:divBdr>
              <w:divsChild>
                <w:div w:id="9987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259663">
      <w:bodyDiv w:val="1"/>
      <w:marLeft w:val="0"/>
      <w:marRight w:val="0"/>
      <w:marTop w:val="0"/>
      <w:marBottom w:val="0"/>
      <w:divBdr>
        <w:top w:val="none" w:sz="0" w:space="0" w:color="auto"/>
        <w:left w:val="none" w:sz="0" w:space="0" w:color="auto"/>
        <w:bottom w:val="none" w:sz="0" w:space="0" w:color="auto"/>
        <w:right w:val="none" w:sz="0" w:space="0" w:color="auto"/>
      </w:divBdr>
      <w:divsChild>
        <w:div w:id="1320110190">
          <w:marLeft w:val="0"/>
          <w:marRight w:val="0"/>
          <w:marTop w:val="0"/>
          <w:marBottom w:val="0"/>
          <w:divBdr>
            <w:top w:val="none" w:sz="0" w:space="0" w:color="auto"/>
            <w:left w:val="none" w:sz="0" w:space="0" w:color="auto"/>
            <w:bottom w:val="none" w:sz="0" w:space="0" w:color="auto"/>
            <w:right w:val="none" w:sz="0" w:space="0" w:color="auto"/>
          </w:divBdr>
          <w:divsChild>
            <w:div w:id="298272061">
              <w:marLeft w:val="0"/>
              <w:marRight w:val="0"/>
              <w:marTop w:val="0"/>
              <w:marBottom w:val="0"/>
              <w:divBdr>
                <w:top w:val="none" w:sz="0" w:space="0" w:color="auto"/>
                <w:left w:val="none" w:sz="0" w:space="0" w:color="auto"/>
                <w:bottom w:val="none" w:sz="0" w:space="0" w:color="auto"/>
                <w:right w:val="none" w:sz="0" w:space="0" w:color="auto"/>
              </w:divBdr>
              <w:divsChild>
                <w:div w:id="1600529604">
                  <w:marLeft w:val="0"/>
                  <w:marRight w:val="0"/>
                  <w:marTop w:val="0"/>
                  <w:marBottom w:val="0"/>
                  <w:divBdr>
                    <w:top w:val="none" w:sz="0" w:space="0" w:color="auto"/>
                    <w:left w:val="none" w:sz="0" w:space="0" w:color="auto"/>
                    <w:bottom w:val="none" w:sz="0" w:space="0" w:color="auto"/>
                    <w:right w:val="none" w:sz="0" w:space="0" w:color="auto"/>
                  </w:divBdr>
                  <w:divsChild>
                    <w:div w:id="4829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497282">
      <w:bodyDiv w:val="1"/>
      <w:marLeft w:val="0"/>
      <w:marRight w:val="0"/>
      <w:marTop w:val="0"/>
      <w:marBottom w:val="0"/>
      <w:divBdr>
        <w:top w:val="none" w:sz="0" w:space="0" w:color="auto"/>
        <w:left w:val="none" w:sz="0" w:space="0" w:color="auto"/>
        <w:bottom w:val="none" w:sz="0" w:space="0" w:color="auto"/>
        <w:right w:val="none" w:sz="0" w:space="0" w:color="auto"/>
      </w:divBdr>
      <w:divsChild>
        <w:div w:id="729155339">
          <w:marLeft w:val="0"/>
          <w:marRight w:val="0"/>
          <w:marTop w:val="0"/>
          <w:marBottom w:val="0"/>
          <w:divBdr>
            <w:top w:val="none" w:sz="0" w:space="0" w:color="auto"/>
            <w:left w:val="none" w:sz="0" w:space="0" w:color="auto"/>
            <w:bottom w:val="none" w:sz="0" w:space="0" w:color="auto"/>
            <w:right w:val="none" w:sz="0" w:space="0" w:color="auto"/>
          </w:divBdr>
          <w:divsChild>
            <w:div w:id="461195410">
              <w:marLeft w:val="0"/>
              <w:marRight w:val="0"/>
              <w:marTop w:val="0"/>
              <w:marBottom w:val="0"/>
              <w:divBdr>
                <w:top w:val="none" w:sz="0" w:space="0" w:color="auto"/>
                <w:left w:val="none" w:sz="0" w:space="0" w:color="auto"/>
                <w:bottom w:val="none" w:sz="0" w:space="0" w:color="auto"/>
                <w:right w:val="none" w:sz="0" w:space="0" w:color="auto"/>
              </w:divBdr>
              <w:divsChild>
                <w:div w:id="7135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241147">
      <w:bodyDiv w:val="1"/>
      <w:marLeft w:val="0"/>
      <w:marRight w:val="0"/>
      <w:marTop w:val="0"/>
      <w:marBottom w:val="0"/>
      <w:divBdr>
        <w:top w:val="none" w:sz="0" w:space="0" w:color="auto"/>
        <w:left w:val="none" w:sz="0" w:space="0" w:color="auto"/>
        <w:bottom w:val="none" w:sz="0" w:space="0" w:color="auto"/>
        <w:right w:val="none" w:sz="0" w:space="0" w:color="auto"/>
      </w:divBdr>
    </w:div>
    <w:div w:id="1084036525">
      <w:bodyDiv w:val="1"/>
      <w:marLeft w:val="0"/>
      <w:marRight w:val="0"/>
      <w:marTop w:val="0"/>
      <w:marBottom w:val="0"/>
      <w:divBdr>
        <w:top w:val="none" w:sz="0" w:space="0" w:color="auto"/>
        <w:left w:val="none" w:sz="0" w:space="0" w:color="auto"/>
        <w:bottom w:val="none" w:sz="0" w:space="0" w:color="auto"/>
        <w:right w:val="none" w:sz="0" w:space="0" w:color="auto"/>
      </w:divBdr>
    </w:div>
    <w:div w:id="1089618536">
      <w:bodyDiv w:val="1"/>
      <w:marLeft w:val="0"/>
      <w:marRight w:val="0"/>
      <w:marTop w:val="0"/>
      <w:marBottom w:val="0"/>
      <w:divBdr>
        <w:top w:val="none" w:sz="0" w:space="0" w:color="auto"/>
        <w:left w:val="none" w:sz="0" w:space="0" w:color="auto"/>
        <w:bottom w:val="none" w:sz="0" w:space="0" w:color="auto"/>
        <w:right w:val="none" w:sz="0" w:space="0" w:color="auto"/>
      </w:divBdr>
      <w:divsChild>
        <w:div w:id="2075424975">
          <w:marLeft w:val="0"/>
          <w:marRight w:val="0"/>
          <w:marTop w:val="0"/>
          <w:marBottom w:val="0"/>
          <w:divBdr>
            <w:top w:val="none" w:sz="0" w:space="0" w:color="auto"/>
            <w:left w:val="none" w:sz="0" w:space="0" w:color="auto"/>
            <w:bottom w:val="none" w:sz="0" w:space="0" w:color="auto"/>
            <w:right w:val="none" w:sz="0" w:space="0" w:color="auto"/>
          </w:divBdr>
          <w:divsChild>
            <w:div w:id="766580204">
              <w:marLeft w:val="0"/>
              <w:marRight w:val="0"/>
              <w:marTop w:val="0"/>
              <w:marBottom w:val="0"/>
              <w:divBdr>
                <w:top w:val="none" w:sz="0" w:space="0" w:color="auto"/>
                <w:left w:val="none" w:sz="0" w:space="0" w:color="auto"/>
                <w:bottom w:val="none" w:sz="0" w:space="0" w:color="auto"/>
                <w:right w:val="none" w:sz="0" w:space="0" w:color="auto"/>
              </w:divBdr>
              <w:divsChild>
                <w:div w:id="6074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83410">
      <w:bodyDiv w:val="1"/>
      <w:marLeft w:val="0"/>
      <w:marRight w:val="0"/>
      <w:marTop w:val="0"/>
      <w:marBottom w:val="0"/>
      <w:divBdr>
        <w:top w:val="none" w:sz="0" w:space="0" w:color="auto"/>
        <w:left w:val="none" w:sz="0" w:space="0" w:color="auto"/>
        <w:bottom w:val="none" w:sz="0" w:space="0" w:color="auto"/>
        <w:right w:val="none" w:sz="0" w:space="0" w:color="auto"/>
      </w:divBdr>
      <w:divsChild>
        <w:div w:id="225268180">
          <w:marLeft w:val="0"/>
          <w:marRight w:val="0"/>
          <w:marTop w:val="0"/>
          <w:marBottom w:val="0"/>
          <w:divBdr>
            <w:top w:val="none" w:sz="0" w:space="0" w:color="auto"/>
            <w:left w:val="none" w:sz="0" w:space="0" w:color="auto"/>
            <w:bottom w:val="none" w:sz="0" w:space="0" w:color="auto"/>
            <w:right w:val="none" w:sz="0" w:space="0" w:color="auto"/>
          </w:divBdr>
          <w:divsChild>
            <w:div w:id="179860785">
              <w:marLeft w:val="0"/>
              <w:marRight w:val="0"/>
              <w:marTop w:val="0"/>
              <w:marBottom w:val="0"/>
              <w:divBdr>
                <w:top w:val="none" w:sz="0" w:space="0" w:color="auto"/>
                <w:left w:val="none" w:sz="0" w:space="0" w:color="auto"/>
                <w:bottom w:val="none" w:sz="0" w:space="0" w:color="auto"/>
                <w:right w:val="none" w:sz="0" w:space="0" w:color="auto"/>
              </w:divBdr>
              <w:divsChild>
                <w:div w:id="1531455918">
                  <w:marLeft w:val="0"/>
                  <w:marRight w:val="0"/>
                  <w:marTop w:val="0"/>
                  <w:marBottom w:val="0"/>
                  <w:divBdr>
                    <w:top w:val="none" w:sz="0" w:space="0" w:color="auto"/>
                    <w:left w:val="none" w:sz="0" w:space="0" w:color="auto"/>
                    <w:bottom w:val="none" w:sz="0" w:space="0" w:color="auto"/>
                    <w:right w:val="none" w:sz="0" w:space="0" w:color="auto"/>
                  </w:divBdr>
                </w:div>
              </w:divsChild>
            </w:div>
            <w:div w:id="1810591431">
              <w:marLeft w:val="0"/>
              <w:marRight w:val="0"/>
              <w:marTop w:val="0"/>
              <w:marBottom w:val="0"/>
              <w:divBdr>
                <w:top w:val="none" w:sz="0" w:space="0" w:color="auto"/>
                <w:left w:val="none" w:sz="0" w:space="0" w:color="auto"/>
                <w:bottom w:val="none" w:sz="0" w:space="0" w:color="auto"/>
                <w:right w:val="none" w:sz="0" w:space="0" w:color="auto"/>
              </w:divBdr>
              <w:divsChild>
                <w:div w:id="1902792545">
                  <w:marLeft w:val="0"/>
                  <w:marRight w:val="0"/>
                  <w:marTop w:val="0"/>
                  <w:marBottom w:val="0"/>
                  <w:divBdr>
                    <w:top w:val="none" w:sz="0" w:space="0" w:color="auto"/>
                    <w:left w:val="none" w:sz="0" w:space="0" w:color="auto"/>
                    <w:bottom w:val="none" w:sz="0" w:space="0" w:color="auto"/>
                    <w:right w:val="none" w:sz="0" w:space="0" w:color="auto"/>
                  </w:divBdr>
                </w:div>
              </w:divsChild>
            </w:div>
            <w:div w:id="1631090061">
              <w:marLeft w:val="0"/>
              <w:marRight w:val="0"/>
              <w:marTop w:val="0"/>
              <w:marBottom w:val="0"/>
              <w:divBdr>
                <w:top w:val="none" w:sz="0" w:space="0" w:color="auto"/>
                <w:left w:val="none" w:sz="0" w:space="0" w:color="auto"/>
                <w:bottom w:val="none" w:sz="0" w:space="0" w:color="auto"/>
                <w:right w:val="none" w:sz="0" w:space="0" w:color="auto"/>
              </w:divBdr>
              <w:divsChild>
                <w:div w:id="1583757862">
                  <w:marLeft w:val="0"/>
                  <w:marRight w:val="0"/>
                  <w:marTop w:val="0"/>
                  <w:marBottom w:val="0"/>
                  <w:divBdr>
                    <w:top w:val="none" w:sz="0" w:space="0" w:color="auto"/>
                    <w:left w:val="none" w:sz="0" w:space="0" w:color="auto"/>
                    <w:bottom w:val="none" w:sz="0" w:space="0" w:color="auto"/>
                    <w:right w:val="none" w:sz="0" w:space="0" w:color="auto"/>
                  </w:divBdr>
                </w:div>
              </w:divsChild>
            </w:div>
            <w:div w:id="1143473090">
              <w:marLeft w:val="0"/>
              <w:marRight w:val="0"/>
              <w:marTop w:val="0"/>
              <w:marBottom w:val="0"/>
              <w:divBdr>
                <w:top w:val="none" w:sz="0" w:space="0" w:color="auto"/>
                <w:left w:val="none" w:sz="0" w:space="0" w:color="auto"/>
                <w:bottom w:val="none" w:sz="0" w:space="0" w:color="auto"/>
                <w:right w:val="none" w:sz="0" w:space="0" w:color="auto"/>
              </w:divBdr>
              <w:divsChild>
                <w:div w:id="1310593083">
                  <w:marLeft w:val="0"/>
                  <w:marRight w:val="0"/>
                  <w:marTop w:val="0"/>
                  <w:marBottom w:val="0"/>
                  <w:divBdr>
                    <w:top w:val="none" w:sz="0" w:space="0" w:color="auto"/>
                    <w:left w:val="none" w:sz="0" w:space="0" w:color="auto"/>
                    <w:bottom w:val="none" w:sz="0" w:space="0" w:color="auto"/>
                    <w:right w:val="none" w:sz="0" w:space="0" w:color="auto"/>
                  </w:divBdr>
                </w:div>
              </w:divsChild>
            </w:div>
            <w:div w:id="722946253">
              <w:marLeft w:val="0"/>
              <w:marRight w:val="0"/>
              <w:marTop w:val="0"/>
              <w:marBottom w:val="0"/>
              <w:divBdr>
                <w:top w:val="none" w:sz="0" w:space="0" w:color="auto"/>
                <w:left w:val="none" w:sz="0" w:space="0" w:color="auto"/>
                <w:bottom w:val="none" w:sz="0" w:space="0" w:color="auto"/>
                <w:right w:val="none" w:sz="0" w:space="0" w:color="auto"/>
              </w:divBdr>
              <w:divsChild>
                <w:div w:id="875849577">
                  <w:marLeft w:val="0"/>
                  <w:marRight w:val="0"/>
                  <w:marTop w:val="0"/>
                  <w:marBottom w:val="0"/>
                  <w:divBdr>
                    <w:top w:val="none" w:sz="0" w:space="0" w:color="auto"/>
                    <w:left w:val="none" w:sz="0" w:space="0" w:color="auto"/>
                    <w:bottom w:val="none" w:sz="0" w:space="0" w:color="auto"/>
                    <w:right w:val="none" w:sz="0" w:space="0" w:color="auto"/>
                  </w:divBdr>
                </w:div>
                <w:div w:id="117257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7977">
      <w:bodyDiv w:val="1"/>
      <w:marLeft w:val="0"/>
      <w:marRight w:val="0"/>
      <w:marTop w:val="0"/>
      <w:marBottom w:val="0"/>
      <w:divBdr>
        <w:top w:val="none" w:sz="0" w:space="0" w:color="auto"/>
        <w:left w:val="none" w:sz="0" w:space="0" w:color="auto"/>
        <w:bottom w:val="none" w:sz="0" w:space="0" w:color="auto"/>
        <w:right w:val="none" w:sz="0" w:space="0" w:color="auto"/>
      </w:divBdr>
    </w:div>
    <w:div w:id="1139616195">
      <w:bodyDiv w:val="1"/>
      <w:marLeft w:val="0"/>
      <w:marRight w:val="0"/>
      <w:marTop w:val="0"/>
      <w:marBottom w:val="0"/>
      <w:divBdr>
        <w:top w:val="none" w:sz="0" w:space="0" w:color="auto"/>
        <w:left w:val="none" w:sz="0" w:space="0" w:color="auto"/>
        <w:bottom w:val="none" w:sz="0" w:space="0" w:color="auto"/>
        <w:right w:val="none" w:sz="0" w:space="0" w:color="auto"/>
      </w:divBdr>
    </w:div>
    <w:div w:id="1152135015">
      <w:bodyDiv w:val="1"/>
      <w:marLeft w:val="0"/>
      <w:marRight w:val="0"/>
      <w:marTop w:val="0"/>
      <w:marBottom w:val="0"/>
      <w:divBdr>
        <w:top w:val="none" w:sz="0" w:space="0" w:color="auto"/>
        <w:left w:val="none" w:sz="0" w:space="0" w:color="auto"/>
        <w:bottom w:val="none" w:sz="0" w:space="0" w:color="auto"/>
        <w:right w:val="none" w:sz="0" w:space="0" w:color="auto"/>
      </w:divBdr>
      <w:divsChild>
        <w:div w:id="1502159479">
          <w:marLeft w:val="0"/>
          <w:marRight w:val="0"/>
          <w:marTop w:val="0"/>
          <w:marBottom w:val="0"/>
          <w:divBdr>
            <w:top w:val="none" w:sz="0" w:space="0" w:color="auto"/>
            <w:left w:val="none" w:sz="0" w:space="0" w:color="auto"/>
            <w:bottom w:val="none" w:sz="0" w:space="0" w:color="auto"/>
            <w:right w:val="none" w:sz="0" w:space="0" w:color="auto"/>
          </w:divBdr>
          <w:divsChild>
            <w:div w:id="1004284373">
              <w:marLeft w:val="0"/>
              <w:marRight w:val="0"/>
              <w:marTop w:val="0"/>
              <w:marBottom w:val="0"/>
              <w:divBdr>
                <w:top w:val="none" w:sz="0" w:space="0" w:color="auto"/>
                <w:left w:val="none" w:sz="0" w:space="0" w:color="auto"/>
                <w:bottom w:val="none" w:sz="0" w:space="0" w:color="auto"/>
                <w:right w:val="none" w:sz="0" w:space="0" w:color="auto"/>
              </w:divBdr>
              <w:divsChild>
                <w:div w:id="6810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149403">
      <w:bodyDiv w:val="1"/>
      <w:marLeft w:val="0"/>
      <w:marRight w:val="0"/>
      <w:marTop w:val="0"/>
      <w:marBottom w:val="0"/>
      <w:divBdr>
        <w:top w:val="none" w:sz="0" w:space="0" w:color="auto"/>
        <w:left w:val="none" w:sz="0" w:space="0" w:color="auto"/>
        <w:bottom w:val="none" w:sz="0" w:space="0" w:color="auto"/>
        <w:right w:val="none" w:sz="0" w:space="0" w:color="auto"/>
      </w:divBdr>
      <w:divsChild>
        <w:div w:id="1101100002">
          <w:marLeft w:val="-225"/>
          <w:marRight w:val="-225"/>
          <w:marTop w:val="0"/>
          <w:marBottom w:val="0"/>
          <w:divBdr>
            <w:top w:val="none" w:sz="0" w:space="0" w:color="auto"/>
            <w:left w:val="none" w:sz="0" w:space="0" w:color="auto"/>
            <w:bottom w:val="none" w:sz="0" w:space="0" w:color="auto"/>
            <w:right w:val="none" w:sz="0" w:space="0" w:color="auto"/>
          </w:divBdr>
          <w:divsChild>
            <w:div w:id="5745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9131">
      <w:bodyDiv w:val="1"/>
      <w:marLeft w:val="0"/>
      <w:marRight w:val="0"/>
      <w:marTop w:val="0"/>
      <w:marBottom w:val="0"/>
      <w:divBdr>
        <w:top w:val="none" w:sz="0" w:space="0" w:color="auto"/>
        <w:left w:val="none" w:sz="0" w:space="0" w:color="auto"/>
        <w:bottom w:val="none" w:sz="0" w:space="0" w:color="auto"/>
        <w:right w:val="none" w:sz="0" w:space="0" w:color="auto"/>
      </w:divBdr>
    </w:div>
    <w:div w:id="1250895573">
      <w:bodyDiv w:val="1"/>
      <w:marLeft w:val="0"/>
      <w:marRight w:val="0"/>
      <w:marTop w:val="0"/>
      <w:marBottom w:val="0"/>
      <w:divBdr>
        <w:top w:val="none" w:sz="0" w:space="0" w:color="auto"/>
        <w:left w:val="none" w:sz="0" w:space="0" w:color="auto"/>
        <w:bottom w:val="none" w:sz="0" w:space="0" w:color="auto"/>
        <w:right w:val="none" w:sz="0" w:space="0" w:color="auto"/>
      </w:divBdr>
      <w:divsChild>
        <w:div w:id="2001957828">
          <w:marLeft w:val="0"/>
          <w:marRight w:val="0"/>
          <w:marTop w:val="0"/>
          <w:marBottom w:val="0"/>
          <w:divBdr>
            <w:top w:val="none" w:sz="0" w:space="0" w:color="auto"/>
            <w:left w:val="none" w:sz="0" w:space="0" w:color="auto"/>
            <w:bottom w:val="none" w:sz="0" w:space="0" w:color="auto"/>
            <w:right w:val="none" w:sz="0" w:space="0" w:color="auto"/>
          </w:divBdr>
          <w:divsChild>
            <w:div w:id="1371801717">
              <w:marLeft w:val="0"/>
              <w:marRight w:val="0"/>
              <w:marTop w:val="0"/>
              <w:marBottom w:val="0"/>
              <w:divBdr>
                <w:top w:val="none" w:sz="0" w:space="0" w:color="auto"/>
                <w:left w:val="none" w:sz="0" w:space="0" w:color="auto"/>
                <w:bottom w:val="none" w:sz="0" w:space="0" w:color="auto"/>
                <w:right w:val="none" w:sz="0" w:space="0" w:color="auto"/>
              </w:divBdr>
              <w:divsChild>
                <w:div w:id="17907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84465">
      <w:bodyDiv w:val="1"/>
      <w:marLeft w:val="0"/>
      <w:marRight w:val="0"/>
      <w:marTop w:val="0"/>
      <w:marBottom w:val="0"/>
      <w:divBdr>
        <w:top w:val="none" w:sz="0" w:space="0" w:color="auto"/>
        <w:left w:val="none" w:sz="0" w:space="0" w:color="auto"/>
        <w:bottom w:val="none" w:sz="0" w:space="0" w:color="auto"/>
        <w:right w:val="none" w:sz="0" w:space="0" w:color="auto"/>
      </w:divBdr>
    </w:div>
    <w:div w:id="1273518104">
      <w:bodyDiv w:val="1"/>
      <w:marLeft w:val="0"/>
      <w:marRight w:val="0"/>
      <w:marTop w:val="0"/>
      <w:marBottom w:val="0"/>
      <w:divBdr>
        <w:top w:val="none" w:sz="0" w:space="0" w:color="auto"/>
        <w:left w:val="none" w:sz="0" w:space="0" w:color="auto"/>
        <w:bottom w:val="none" w:sz="0" w:space="0" w:color="auto"/>
        <w:right w:val="none" w:sz="0" w:space="0" w:color="auto"/>
      </w:divBdr>
    </w:div>
    <w:div w:id="1276061796">
      <w:bodyDiv w:val="1"/>
      <w:marLeft w:val="0"/>
      <w:marRight w:val="0"/>
      <w:marTop w:val="0"/>
      <w:marBottom w:val="0"/>
      <w:divBdr>
        <w:top w:val="none" w:sz="0" w:space="0" w:color="auto"/>
        <w:left w:val="none" w:sz="0" w:space="0" w:color="auto"/>
        <w:bottom w:val="none" w:sz="0" w:space="0" w:color="auto"/>
        <w:right w:val="none" w:sz="0" w:space="0" w:color="auto"/>
      </w:divBdr>
      <w:divsChild>
        <w:div w:id="463426848">
          <w:marLeft w:val="0"/>
          <w:marRight w:val="0"/>
          <w:marTop w:val="0"/>
          <w:marBottom w:val="0"/>
          <w:divBdr>
            <w:top w:val="none" w:sz="0" w:space="0" w:color="auto"/>
            <w:left w:val="none" w:sz="0" w:space="0" w:color="auto"/>
            <w:bottom w:val="none" w:sz="0" w:space="0" w:color="auto"/>
            <w:right w:val="none" w:sz="0" w:space="0" w:color="auto"/>
          </w:divBdr>
          <w:divsChild>
            <w:div w:id="2073505879">
              <w:marLeft w:val="0"/>
              <w:marRight w:val="0"/>
              <w:marTop w:val="0"/>
              <w:marBottom w:val="0"/>
              <w:divBdr>
                <w:top w:val="none" w:sz="0" w:space="0" w:color="auto"/>
                <w:left w:val="none" w:sz="0" w:space="0" w:color="auto"/>
                <w:bottom w:val="none" w:sz="0" w:space="0" w:color="auto"/>
                <w:right w:val="none" w:sz="0" w:space="0" w:color="auto"/>
              </w:divBdr>
              <w:divsChild>
                <w:div w:id="16311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85433">
      <w:bodyDiv w:val="1"/>
      <w:marLeft w:val="0"/>
      <w:marRight w:val="0"/>
      <w:marTop w:val="0"/>
      <w:marBottom w:val="0"/>
      <w:divBdr>
        <w:top w:val="none" w:sz="0" w:space="0" w:color="auto"/>
        <w:left w:val="none" w:sz="0" w:space="0" w:color="auto"/>
        <w:bottom w:val="none" w:sz="0" w:space="0" w:color="auto"/>
        <w:right w:val="none" w:sz="0" w:space="0" w:color="auto"/>
      </w:divBdr>
    </w:div>
    <w:div w:id="1284507245">
      <w:bodyDiv w:val="1"/>
      <w:marLeft w:val="0"/>
      <w:marRight w:val="0"/>
      <w:marTop w:val="0"/>
      <w:marBottom w:val="0"/>
      <w:divBdr>
        <w:top w:val="none" w:sz="0" w:space="0" w:color="auto"/>
        <w:left w:val="none" w:sz="0" w:space="0" w:color="auto"/>
        <w:bottom w:val="none" w:sz="0" w:space="0" w:color="auto"/>
        <w:right w:val="none" w:sz="0" w:space="0" w:color="auto"/>
      </w:divBdr>
    </w:div>
    <w:div w:id="1290551376">
      <w:bodyDiv w:val="1"/>
      <w:marLeft w:val="0"/>
      <w:marRight w:val="0"/>
      <w:marTop w:val="0"/>
      <w:marBottom w:val="0"/>
      <w:divBdr>
        <w:top w:val="none" w:sz="0" w:space="0" w:color="auto"/>
        <w:left w:val="none" w:sz="0" w:space="0" w:color="auto"/>
        <w:bottom w:val="none" w:sz="0" w:space="0" w:color="auto"/>
        <w:right w:val="none" w:sz="0" w:space="0" w:color="auto"/>
      </w:divBdr>
      <w:divsChild>
        <w:div w:id="1340816590">
          <w:marLeft w:val="0"/>
          <w:marRight w:val="0"/>
          <w:marTop w:val="0"/>
          <w:marBottom w:val="0"/>
          <w:divBdr>
            <w:top w:val="none" w:sz="0" w:space="0" w:color="auto"/>
            <w:left w:val="none" w:sz="0" w:space="0" w:color="auto"/>
            <w:bottom w:val="none" w:sz="0" w:space="0" w:color="auto"/>
            <w:right w:val="none" w:sz="0" w:space="0" w:color="auto"/>
          </w:divBdr>
          <w:divsChild>
            <w:div w:id="1946383220">
              <w:marLeft w:val="0"/>
              <w:marRight w:val="0"/>
              <w:marTop w:val="0"/>
              <w:marBottom w:val="0"/>
              <w:divBdr>
                <w:top w:val="none" w:sz="0" w:space="0" w:color="auto"/>
                <w:left w:val="none" w:sz="0" w:space="0" w:color="auto"/>
                <w:bottom w:val="none" w:sz="0" w:space="0" w:color="auto"/>
                <w:right w:val="none" w:sz="0" w:space="0" w:color="auto"/>
              </w:divBdr>
              <w:divsChild>
                <w:div w:id="938179559">
                  <w:marLeft w:val="0"/>
                  <w:marRight w:val="0"/>
                  <w:marTop w:val="0"/>
                  <w:marBottom w:val="0"/>
                  <w:divBdr>
                    <w:top w:val="none" w:sz="0" w:space="0" w:color="auto"/>
                    <w:left w:val="none" w:sz="0" w:space="0" w:color="auto"/>
                    <w:bottom w:val="none" w:sz="0" w:space="0" w:color="auto"/>
                    <w:right w:val="none" w:sz="0" w:space="0" w:color="auto"/>
                  </w:divBdr>
                  <w:divsChild>
                    <w:div w:id="14505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761231">
      <w:bodyDiv w:val="1"/>
      <w:marLeft w:val="0"/>
      <w:marRight w:val="0"/>
      <w:marTop w:val="0"/>
      <w:marBottom w:val="0"/>
      <w:divBdr>
        <w:top w:val="none" w:sz="0" w:space="0" w:color="auto"/>
        <w:left w:val="none" w:sz="0" w:space="0" w:color="auto"/>
        <w:bottom w:val="none" w:sz="0" w:space="0" w:color="auto"/>
        <w:right w:val="none" w:sz="0" w:space="0" w:color="auto"/>
      </w:divBdr>
    </w:div>
    <w:div w:id="1301106928">
      <w:bodyDiv w:val="1"/>
      <w:marLeft w:val="0"/>
      <w:marRight w:val="0"/>
      <w:marTop w:val="0"/>
      <w:marBottom w:val="0"/>
      <w:divBdr>
        <w:top w:val="none" w:sz="0" w:space="0" w:color="auto"/>
        <w:left w:val="none" w:sz="0" w:space="0" w:color="auto"/>
        <w:bottom w:val="none" w:sz="0" w:space="0" w:color="auto"/>
        <w:right w:val="none" w:sz="0" w:space="0" w:color="auto"/>
      </w:divBdr>
    </w:div>
    <w:div w:id="1310668977">
      <w:bodyDiv w:val="1"/>
      <w:marLeft w:val="0"/>
      <w:marRight w:val="0"/>
      <w:marTop w:val="0"/>
      <w:marBottom w:val="0"/>
      <w:divBdr>
        <w:top w:val="none" w:sz="0" w:space="0" w:color="auto"/>
        <w:left w:val="none" w:sz="0" w:space="0" w:color="auto"/>
        <w:bottom w:val="none" w:sz="0" w:space="0" w:color="auto"/>
        <w:right w:val="none" w:sz="0" w:space="0" w:color="auto"/>
      </w:divBdr>
    </w:div>
    <w:div w:id="1316451520">
      <w:bodyDiv w:val="1"/>
      <w:marLeft w:val="0"/>
      <w:marRight w:val="0"/>
      <w:marTop w:val="0"/>
      <w:marBottom w:val="0"/>
      <w:divBdr>
        <w:top w:val="none" w:sz="0" w:space="0" w:color="auto"/>
        <w:left w:val="none" w:sz="0" w:space="0" w:color="auto"/>
        <w:bottom w:val="none" w:sz="0" w:space="0" w:color="auto"/>
        <w:right w:val="none" w:sz="0" w:space="0" w:color="auto"/>
      </w:divBdr>
      <w:divsChild>
        <w:div w:id="175310517">
          <w:marLeft w:val="0"/>
          <w:marRight w:val="0"/>
          <w:marTop w:val="0"/>
          <w:marBottom w:val="0"/>
          <w:divBdr>
            <w:top w:val="none" w:sz="0" w:space="0" w:color="auto"/>
            <w:left w:val="none" w:sz="0" w:space="0" w:color="auto"/>
            <w:bottom w:val="none" w:sz="0" w:space="0" w:color="auto"/>
            <w:right w:val="none" w:sz="0" w:space="0" w:color="auto"/>
          </w:divBdr>
          <w:divsChild>
            <w:div w:id="2100054381">
              <w:marLeft w:val="0"/>
              <w:marRight w:val="0"/>
              <w:marTop w:val="0"/>
              <w:marBottom w:val="0"/>
              <w:divBdr>
                <w:top w:val="none" w:sz="0" w:space="0" w:color="auto"/>
                <w:left w:val="none" w:sz="0" w:space="0" w:color="auto"/>
                <w:bottom w:val="none" w:sz="0" w:space="0" w:color="auto"/>
                <w:right w:val="none" w:sz="0" w:space="0" w:color="auto"/>
              </w:divBdr>
              <w:divsChild>
                <w:div w:id="12621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843060">
      <w:bodyDiv w:val="1"/>
      <w:marLeft w:val="0"/>
      <w:marRight w:val="0"/>
      <w:marTop w:val="0"/>
      <w:marBottom w:val="0"/>
      <w:divBdr>
        <w:top w:val="none" w:sz="0" w:space="0" w:color="auto"/>
        <w:left w:val="none" w:sz="0" w:space="0" w:color="auto"/>
        <w:bottom w:val="none" w:sz="0" w:space="0" w:color="auto"/>
        <w:right w:val="none" w:sz="0" w:space="0" w:color="auto"/>
      </w:divBdr>
      <w:divsChild>
        <w:div w:id="1141385130">
          <w:marLeft w:val="-225"/>
          <w:marRight w:val="-225"/>
          <w:marTop w:val="0"/>
          <w:marBottom w:val="0"/>
          <w:divBdr>
            <w:top w:val="none" w:sz="0" w:space="0" w:color="auto"/>
            <w:left w:val="none" w:sz="0" w:space="0" w:color="auto"/>
            <w:bottom w:val="none" w:sz="0" w:space="0" w:color="auto"/>
            <w:right w:val="none" w:sz="0" w:space="0" w:color="auto"/>
          </w:divBdr>
          <w:divsChild>
            <w:div w:id="391999401">
              <w:marLeft w:val="0"/>
              <w:marRight w:val="0"/>
              <w:marTop w:val="0"/>
              <w:marBottom w:val="0"/>
              <w:divBdr>
                <w:top w:val="none" w:sz="0" w:space="0" w:color="auto"/>
                <w:left w:val="none" w:sz="0" w:space="0" w:color="auto"/>
                <w:bottom w:val="none" w:sz="0" w:space="0" w:color="auto"/>
                <w:right w:val="none" w:sz="0" w:space="0" w:color="auto"/>
              </w:divBdr>
            </w:div>
            <w:div w:id="502015948">
              <w:marLeft w:val="0"/>
              <w:marRight w:val="0"/>
              <w:marTop w:val="0"/>
              <w:marBottom w:val="0"/>
              <w:divBdr>
                <w:top w:val="none" w:sz="0" w:space="0" w:color="auto"/>
                <w:left w:val="none" w:sz="0" w:space="0" w:color="auto"/>
                <w:bottom w:val="none" w:sz="0" w:space="0" w:color="auto"/>
                <w:right w:val="none" w:sz="0" w:space="0" w:color="auto"/>
              </w:divBdr>
              <w:divsChild>
                <w:div w:id="1806653597">
                  <w:marLeft w:val="0"/>
                  <w:marRight w:val="0"/>
                  <w:marTop w:val="450"/>
                  <w:marBottom w:val="0"/>
                  <w:divBdr>
                    <w:top w:val="none" w:sz="0" w:space="0" w:color="auto"/>
                    <w:left w:val="none" w:sz="0" w:space="0" w:color="auto"/>
                    <w:bottom w:val="none" w:sz="0" w:space="0" w:color="auto"/>
                    <w:right w:val="none" w:sz="0" w:space="0" w:color="auto"/>
                  </w:divBdr>
                  <w:divsChild>
                    <w:div w:id="16570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6202">
          <w:marLeft w:val="-225"/>
          <w:marRight w:val="-225"/>
          <w:marTop w:val="0"/>
          <w:marBottom w:val="0"/>
          <w:divBdr>
            <w:top w:val="none" w:sz="0" w:space="0" w:color="auto"/>
            <w:left w:val="none" w:sz="0" w:space="0" w:color="auto"/>
            <w:bottom w:val="none" w:sz="0" w:space="0" w:color="auto"/>
            <w:right w:val="none" w:sz="0" w:space="0" w:color="auto"/>
          </w:divBdr>
          <w:divsChild>
            <w:div w:id="12122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64454">
      <w:bodyDiv w:val="1"/>
      <w:marLeft w:val="0"/>
      <w:marRight w:val="0"/>
      <w:marTop w:val="0"/>
      <w:marBottom w:val="0"/>
      <w:divBdr>
        <w:top w:val="none" w:sz="0" w:space="0" w:color="auto"/>
        <w:left w:val="none" w:sz="0" w:space="0" w:color="auto"/>
        <w:bottom w:val="none" w:sz="0" w:space="0" w:color="auto"/>
        <w:right w:val="none" w:sz="0" w:space="0" w:color="auto"/>
      </w:divBdr>
      <w:divsChild>
        <w:div w:id="930309803">
          <w:marLeft w:val="0"/>
          <w:marRight w:val="0"/>
          <w:marTop w:val="0"/>
          <w:marBottom w:val="0"/>
          <w:divBdr>
            <w:top w:val="none" w:sz="0" w:space="0" w:color="auto"/>
            <w:left w:val="none" w:sz="0" w:space="0" w:color="auto"/>
            <w:bottom w:val="none" w:sz="0" w:space="0" w:color="auto"/>
            <w:right w:val="none" w:sz="0" w:space="0" w:color="auto"/>
          </w:divBdr>
          <w:divsChild>
            <w:div w:id="1784811616">
              <w:marLeft w:val="0"/>
              <w:marRight w:val="0"/>
              <w:marTop w:val="0"/>
              <w:marBottom w:val="0"/>
              <w:divBdr>
                <w:top w:val="none" w:sz="0" w:space="0" w:color="auto"/>
                <w:left w:val="none" w:sz="0" w:space="0" w:color="auto"/>
                <w:bottom w:val="none" w:sz="0" w:space="0" w:color="auto"/>
                <w:right w:val="none" w:sz="0" w:space="0" w:color="auto"/>
              </w:divBdr>
              <w:divsChild>
                <w:div w:id="9387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74069">
      <w:bodyDiv w:val="1"/>
      <w:marLeft w:val="0"/>
      <w:marRight w:val="0"/>
      <w:marTop w:val="0"/>
      <w:marBottom w:val="0"/>
      <w:divBdr>
        <w:top w:val="none" w:sz="0" w:space="0" w:color="auto"/>
        <w:left w:val="none" w:sz="0" w:space="0" w:color="auto"/>
        <w:bottom w:val="none" w:sz="0" w:space="0" w:color="auto"/>
        <w:right w:val="none" w:sz="0" w:space="0" w:color="auto"/>
      </w:divBdr>
    </w:div>
    <w:div w:id="1380085495">
      <w:bodyDiv w:val="1"/>
      <w:marLeft w:val="0"/>
      <w:marRight w:val="0"/>
      <w:marTop w:val="0"/>
      <w:marBottom w:val="0"/>
      <w:divBdr>
        <w:top w:val="none" w:sz="0" w:space="0" w:color="auto"/>
        <w:left w:val="none" w:sz="0" w:space="0" w:color="auto"/>
        <w:bottom w:val="none" w:sz="0" w:space="0" w:color="auto"/>
        <w:right w:val="none" w:sz="0" w:space="0" w:color="auto"/>
      </w:divBdr>
    </w:div>
    <w:div w:id="1389956507">
      <w:bodyDiv w:val="1"/>
      <w:marLeft w:val="0"/>
      <w:marRight w:val="0"/>
      <w:marTop w:val="0"/>
      <w:marBottom w:val="0"/>
      <w:divBdr>
        <w:top w:val="none" w:sz="0" w:space="0" w:color="auto"/>
        <w:left w:val="none" w:sz="0" w:space="0" w:color="auto"/>
        <w:bottom w:val="none" w:sz="0" w:space="0" w:color="auto"/>
        <w:right w:val="none" w:sz="0" w:space="0" w:color="auto"/>
      </w:divBdr>
    </w:div>
    <w:div w:id="1405295127">
      <w:bodyDiv w:val="1"/>
      <w:marLeft w:val="0"/>
      <w:marRight w:val="0"/>
      <w:marTop w:val="0"/>
      <w:marBottom w:val="0"/>
      <w:divBdr>
        <w:top w:val="none" w:sz="0" w:space="0" w:color="auto"/>
        <w:left w:val="none" w:sz="0" w:space="0" w:color="auto"/>
        <w:bottom w:val="none" w:sz="0" w:space="0" w:color="auto"/>
        <w:right w:val="none" w:sz="0" w:space="0" w:color="auto"/>
      </w:divBdr>
      <w:divsChild>
        <w:div w:id="1688870856">
          <w:marLeft w:val="0"/>
          <w:marRight w:val="0"/>
          <w:marTop w:val="0"/>
          <w:marBottom w:val="0"/>
          <w:divBdr>
            <w:top w:val="none" w:sz="0" w:space="0" w:color="auto"/>
            <w:left w:val="none" w:sz="0" w:space="0" w:color="auto"/>
            <w:bottom w:val="none" w:sz="0" w:space="0" w:color="auto"/>
            <w:right w:val="none" w:sz="0" w:space="0" w:color="auto"/>
          </w:divBdr>
          <w:divsChild>
            <w:div w:id="341472931">
              <w:marLeft w:val="0"/>
              <w:marRight w:val="0"/>
              <w:marTop w:val="0"/>
              <w:marBottom w:val="0"/>
              <w:divBdr>
                <w:top w:val="none" w:sz="0" w:space="0" w:color="auto"/>
                <w:left w:val="none" w:sz="0" w:space="0" w:color="auto"/>
                <w:bottom w:val="none" w:sz="0" w:space="0" w:color="auto"/>
                <w:right w:val="none" w:sz="0" w:space="0" w:color="auto"/>
              </w:divBdr>
              <w:divsChild>
                <w:div w:id="688029265">
                  <w:marLeft w:val="0"/>
                  <w:marRight w:val="0"/>
                  <w:marTop w:val="0"/>
                  <w:marBottom w:val="0"/>
                  <w:divBdr>
                    <w:top w:val="none" w:sz="0" w:space="0" w:color="auto"/>
                    <w:left w:val="none" w:sz="0" w:space="0" w:color="auto"/>
                    <w:bottom w:val="none" w:sz="0" w:space="0" w:color="auto"/>
                    <w:right w:val="none" w:sz="0" w:space="0" w:color="auto"/>
                  </w:divBdr>
                  <w:divsChild>
                    <w:div w:id="18037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558803">
      <w:bodyDiv w:val="1"/>
      <w:marLeft w:val="0"/>
      <w:marRight w:val="0"/>
      <w:marTop w:val="0"/>
      <w:marBottom w:val="0"/>
      <w:divBdr>
        <w:top w:val="none" w:sz="0" w:space="0" w:color="auto"/>
        <w:left w:val="none" w:sz="0" w:space="0" w:color="auto"/>
        <w:bottom w:val="none" w:sz="0" w:space="0" w:color="auto"/>
        <w:right w:val="none" w:sz="0" w:space="0" w:color="auto"/>
      </w:divBdr>
    </w:div>
    <w:div w:id="1452554120">
      <w:bodyDiv w:val="1"/>
      <w:marLeft w:val="0"/>
      <w:marRight w:val="0"/>
      <w:marTop w:val="0"/>
      <w:marBottom w:val="0"/>
      <w:divBdr>
        <w:top w:val="none" w:sz="0" w:space="0" w:color="auto"/>
        <w:left w:val="none" w:sz="0" w:space="0" w:color="auto"/>
        <w:bottom w:val="none" w:sz="0" w:space="0" w:color="auto"/>
        <w:right w:val="none" w:sz="0" w:space="0" w:color="auto"/>
      </w:divBdr>
      <w:divsChild>
        <w:div w:id="2072532580">
          <w:marLeft w:val="0"/>
          <w:marRight w:val="0"/>
          <w:marTop w:val="0"/>
          <w:marBottom w:val="0"/>
          <w:divBdr>
            <w:top w:val="none" w:sz="0" w:space="0" w:color="auto"/>
            <w:left w:val="none" w:sz="0" w:space="0" w:color="auto"/>
            <w:bottom w:val="none" w:sz="0" w:space="0" w:color="auto"/>
            <w:right w:val="none" w:sz="0" w:space="0" w:color="auto"/>
          </w:divBdr>
          <w:divsChild>
            <w:div w:id="1686132682">
              <w:marLeft w:val="0"/>
              <w:marRight w:val="0"/>
              <w:marTop w:val="0"/>
              <w:marBottom w:val="0"/>
              <w:divBdr>
                <w:top w:val="none" w:sz="0" w:space="0" w:color="auto"/>
                <w:left w:val="none" w:sz="0" w:space="0" w:color="auto"/>
                <w:bottom w:val="none" w:sz="0" w:space="0" w:color="auto"/>
                <w:right w:val="none" w:sz="0" w:space="0" w:color="auto"/>
              </w:divBdr>
              <w:divsChild>
                <w:div w:id="810368417">
                  <w:marLeft w:val="0"/>
                  <w:marRight w:val="0"/>
                  <w:marTop w:val="0"/>
                  <w:marBottom w:val="0"/>
                  <w:divBdr>
                    <w:top w:val="none" w:sz="0" w:space="0" w:color="auto"/>
                    <w:left w:val="none" w:sz="0" w:space="0" w:color="auto"/>
                    <w:bottom w:val="none" w:sz="0" w:space="0" w:color="auto"/>
                    <w:right w:val="none" w:sz="0" w:space="0" w:color="auto"/>
                  </w:divBdr>
                  <w:divsChild>
                    <w:div w:id="710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092454">
      <w:bodyDiv w:val="1"/>
      <w:marLeft w:val="0"/>
      <w:marRight w:val="0"/>
      <w:marTop w:val="0"/>
      <w:marBottom w:val="0"/>
      <w:divBdr>
        <w:top w:val="none" w:sz="0" w:space="0" w:color="auto"/>
        <w:left w:val="none" w:sz="0" w:space="0" w:color="auto"/>
        <w:bottom w:val="none" w:sz="0" w:space="0" w:color="auto"/>
        <w:right w:val="none" w:sz="0" w:space="0" w:color="auto"/>
      </w:divBdr>
      <w:divsChild>
        <w:div w:id="248076546">
          <w:marLeft w:val="0"/>
          <w:marRight w:val="0"/>
          <w:marTop w:val="0"/>
          <w:marBottom w:val="0"/>
          <w:divBdr>
            <w:top w:val="none" w:sz="0" w:space="0" w:color="auto"/>
            <w:left w:val="none" w:sz="0" w:space="0" w:color="auto"/>
            <w:bottom w:val="none" w:sz="0" w:space="0" w:color="auto"/>
            <w:right w:val="none" w:sz="0" w:space="0" w:color="auto"/>
          </w:divBdr>
          <w:divsChild>
            <w:div w:id="1417090957">
              <w:marLeft w:val="0"/>
              <w:marRight w:val="0"/>
              <w:marTop w:val="0"/>
              <w:marBottom w:val="0"/>
              <w:divBdr>
                <w:top w:val="none" w:sz="0" w:space="0" w:color="auto"/>
                <w:left w:val="none" w:sz="0" w:space="0" w:color="auto"/>
                <w:bottom w:val="none" w:sz="0" w:space="0" w:color="auto"/>
                <w:right w:val="none" w:sz="0" w:space="0" w:color="auto"/>
              </w:divBdr>
              <w:divsChild>
                <w:div w:id="143493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07984">
      <w:bodyDiv w:val="1"/>
      <w:marLeft w:val="0"/>
      <w:marRight w:val="0"/>
      <w:marTop w:val="0"/>
      <w:marBottom w:val="0"/>
      <w:divBdr>
        <w:top w:val="none" w:sz="0" w:space="0" w:color="auto"/>
        <w:left w:val="none" w:sz="0" w:space="0" w:color="auto"/>
        <w:bottom w:val="none" w:sz="0" w:space="0" w:color="auto"/>
        <w:right w:val="none" w:sz="0" w:space="0" w:color="auto"/>
      </w:divBdr>
      <w:divsChild>
        <w:div w:id="1864661216">
          <w:marLeft w:val="0"/>
          <w:marRight w:val="0"/>
          <w:marTop w:val="0"/>
          <w:marBottom w:val="0"/>
          <w:divBdr>
            <w:top w:val="none" w:sz="0" w:space="0" w:color="auto"/>
            <w:left w:val="none" w:sz="0" w:space="0" w:color="auto"/>
            <w:bottom w:val="none" w:sz="0" w:space="0" w:color="auto"/>
            <w:right w:val="none" w:sz="0" w:space="0" w:color="auto"/>
          </w:divBdr>
          <w:divsChild>
            <w:div w:id="1981108045">
              <w:marLeft w:val="0"/>
              <w:marRight w:val="0"/>
              <w:marTop w:val="0"/>
              <w:marBottom w:val="0"/>
              <w:divBdr>
                <w:top w:val="none" w:sz="0" w:space="0" w:color="auto"/>
                <w:left w:val="none" w:sz="0" w:space="0" w:color="auto"/>
                <w:bottom w:val="none" w:sz="0" w:space="0" w:color="auto"/>
                <w:right w:val="none" w:sz="0" w:space="0" w:color="auto"/>
              </w:divBdr>
              <w:divsChild>
                <w:div w:id="143478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906096">
      <w:bodyDiv w:val="1"/>
      <w:marLeft w:val="0"/>
      <w:marRight w:val="0"/>
      <w:marTop w:val="0"/>
      <w:marBottom w:val="0"/>
      <w:divBdr>
        <w:top w:val="none" w:sz="0" w:space="0" w:color="auto"/>
        <w:left w:val="none" w:sz="0" w:space="0" w:color="auto"/>
        <w:bottom w:val="none" w:sz="0" w:space="0" w:color="auto"/>
        <w:right w:val="none" w:sz="0" w:space="0" w:color="auto"/>
      </w:divBdr>
    </w:div>
    <w:div w:id="1458333643">
      <w:bodyDiv w:val="1"/>
      <w:marLeft w:val="0"/>
      <w:marRight w:val="0"/>
      <w:marTop w:val="0"/>
      <w:marBottom w:val="0"/>
      <w:divBdr>
        <w:top w:val="none" w:sz="0" w:space="0" w:color="auto"/>
        <w:left w:val="none" w:sz="0" w:space="0" w:color="auto"/>
        <w:bottom w:val="none" w:sz="0" w:space="0" w:color="auto"/>
        <w:right w:val="none" w:sz="0" w:space="0" w:color="auto"/>
      </w:divBdr>
      <w:divsChild>
        <w:div w:id="624384946">
          <w:marLeft w:val="0"/>
          <w:marRight w:val="0"/>
          <w:marTop w:val="0"/>
          <w:marBottom w:val="0"/>
          <w:divBdr>
            <w:top w:val="none" w:sz="0" w:space="0" w:color="auto"/>
            <w:left w:val="none" w:sz="0" w:space="0" w:color="auto"/>
            <w:bottom w:val="none" w:sz="0" w:space="0" w:color="auto"/>
            <w:right w:val="none" w:sz="0" w:space="0" w:color="auto"/>
          </w:divBdr>
          <w:divsChild>
            <w:div w:id="1974823581">
              <w:marLeft w:val="0"/>
              <w:marRight w:val="0"/>
              <w:marTop w:val="0"/>
              <w:marBottom w:val="0"/>
              <w:divBdr>
                <w:top w:val="none" w:sz="0" w:space="0" w:color="auto"/>
                <w:left w:val="none" w:sz="0" w:space="0" w:color="auto"/>
                <w:bottom w:val="none" w:sz="0" w:space="0" w:color="auto"/>
                <w:right w:val="none" w:sz="0" w:space="0" w:color="auto"/>
              </w:divBdr>
              <w:divsChild>
                <w:div w:id="1315253327">
                  <w:marLeft w:val="0"/>
                  <w:marRight w:val="0"/>
                  <w:marTop w:val="0"/>
                  <w:marBottom w:val="0"/>
                  <w:divBdr>
                    <w:top w:val="none" w:sz="0" w:space="0" w:color="auto"/>
                    <w:left w:val="none" w:sz="0" w:space="0" w:color="auto"/>
                    <w:bottom w:val="none" w:sz="0" w:space="0" w:color="auto"/>
                    <w:right w:val="none" w:sz="0" w:space="0" w:color="auto"/>
                  </w:divBdr>
                  <w:divsChild>
                    <w:div w:id="6013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95177">
      <w:bodyDiv w:val="1"/>
      <w:marLeft w:val="0"/>
      <w:marRight w:val="0"/>
      <w:marTop w:val="0"/>
      <w:marBottom w:val="0"/>
      <w:divBdr>
        <w:top w:val="none" w:sz="0" w:space="0" w:color="auto"/>
        <w:left w:val="none" w:sz="0" w:space="0" w:color="auto"/>
        <w:bottom w:val="none" w:sz="0" w:space="0" w:color="auto"/>
        <w:right w:val="none" w:sz="0" w:space="0" w:color="auto"/>
      </w:divBdr>
    </w:div>
    <w:div w:id="1476407424">
      <w:bodyDiv w:val="1"/>
      <w:marLeft w:val="0"/>
      <w:marRight w:val="0"/>
      <w:marTop w:val="0"/>
      <w:marBottom w:val="0"/>
      <w:divBdr>
        <w:top w:val="none" w:sz="0" w:space="0" w:color="auto"/>
        <w:left w:val="none" w:sz="0" w:space="0" w:color="auto"/>
        <w:bottom w:val="none" w:sz="0" w:space="0" w:color="auto"/>
        <w:right w:val="none" w:sz="0" w:space="0" w:color="auto"/>
      </w:divBdr>
    </w:div>
    <w:div w:id="1488011682">
      <w:bodyDiv w:val="1"/>
      <w:marLeft w:val="0"/>
      <w:marRight w:val="0"/>
      <w:marTop w:val="0"/>
      <w:marBottom w:val="0"/>
      <w:divBdr>
        <w:top w:val="none" w:sz="0" w:space="0" w:color="auto"/>
        <w:left w:val="none" w:sz="0" w:space="0" w:color="auto"/>
        <w:bottom w:val="none" w:sz="0" w:space="0" w:color="auto"/>
        <w:right w:val="none" w:sz="0" w:space="0" w:color="auto"/>
      </w:divBdr>
    </w:div>
    <w:div w:id="1506675819">
      <w:bodyDiv w:val="1"/>
      <w:marLeft w:val="0"/>
      <w:marRight w:val="0"/>
      <w:marTop w:val="0"/>
      <w:marBottom w:val="0"/>
      <w:divBdr>
        <w:top w:val="none" w:sz="0" w:space="0" w:color="auto"/>
        <w:left w:val="none" w:sz="0" w:space="0" w:color="auto"/>
        <w:bottom w:val="none" w:sz="0" w:space="0" w:color="auto"/>
        <w:right w:val="none" w:sz="0" w:space="0" w:color="auto"/>
      </w:divBdr>
      <w:divsChild>
        <w:div w:id="594635352">
          <w:marLeft w:val="0"/>
          <w:marRight w:val="0"/>
          <w:marTop w:val="0"/>
          <w:marBottom w:val="0"/>
          <w:divBdr>
            <w:top w:val="none" w:sz="0" w:space="0" w:color="auto"/>
            <w:left w:val="none" w:sz="0" w:space="0" w:color="auto"/>
            <w:bottom w:val="none" w:sz="0" w:space="0" w:color="auto"/>
            <w:right w:val="none" w:sz="0" w:space="0" w:color="auto"/>
          </w:divBdr>
          <w:divsChild>
            <w:div w:id="2056198110">
              <w:marLeft w:val="0"/>
              <w:marRight w:val="0"/>
              <w:marTop w:val="0"/>
              <w:marBottom w:val="0"/>
              <w:divBdr>
                <w:top w:val="none" w:sz="0" w:space="0" w:color="auto"/>
                <w:left w:val="none" w:sz="0" w:space="0" w:color="auto"/>
                <w:bottom w:val="none" w:sz="0" w:space="0" w:color="auto"/>
                <w:right w:val="none" w:sz="0" w:space="0" w:color="auto"/>
              </w:divBdr>
              <w:divsChild>
                <w:div w:id="117561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12934">
      <w:bodyDiv w:val="1"/>
      <w:marLeft w:val="0"/>
      <w:marRight w:val="0"/>
      <w:marTop w:val="0"/>
      <w:marBottom w:val="0"/>
      <w:divBdr>
        <w:top w:val="none" w:sz="0" w:space="0" w:color="auto"/>
        <w:left w:val="none" w:sz="0" w:space="0" w:color="auto"/>
        <w:bottom w:val="none" w:sz="0" w:space="0" w:color="auto"/>
        <w:right w:val="none" w:sz="0" w:space="0" w:color="auto"/>
      </w:divBdr>
    </w:div>
    <w:div w:id="1522742416">
      <w:bodyDiv w:val="1"/>
      <w:marLeft w:val="0"/>
      <w:marRight w:val="0"/>
      <w:marTop w:val="0"/>
      <w:marBottom w:val="0"/>
      <w:divBdr>
        <w:top w:val="none" w:sz="0" w:space="0" w:color="auto"/>
        <w:left w:val="none" w:sz="0" w:space="0" w:color="auto"/>
        <w:bottom w:val="none" w:sz="0" w:space="0" w:color="auto"/>
        <w:right w:val="none" w:sz="0" w:space="0" w:color="auto"/>
      </w:divBdr>
      <w:divsChild>
        <w:div w:id="1948539185">
          <w:marLeft w:val="-225"/>
          <w:marRight w:val="-225"/>
          <w:marTop w:val="0"/>
          <w:marBottom w:val="0"/>
          <w:divBdr>
            <w:top w:val="none" w:sz="0" w:space="0" w:color="auto"/>
            <w:left w:val="none" w:sz="0" w:space="0" w:color="auto"/>
            <w:bottom w:val="none" w:sz="0" w:space="0" w:color="auto"/>
            <w:right w:val="none" w:sz="0" w:space="0" w:color="auto"/>
          </w:divBdr>
          <w:divsChild>
            <w:div w:id="6603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1670">
      <w:bodyDiv w:val="1"/>
      <w:marLeft w:val="0"/>
      <w:marRight w:val="0"/>
      <w:marTop w:val="0"/>
      <w:marBottom w:val="0"/>
      <w:divBdr>
        <w:top w:val="none" w:sz="0" w:space="0" w:color="auto"/>
        <w:left w:val="none" w:sz="0" w:space="0" w:color="auto"/>
        <w:bottom w:val="none" w:sz="0" w:space="0" w:color="auto"/>
        <w:right w:val="none" w:sz="0" w:space="0" w:color="auto"/>
      </w:divBdr>
      <w:divsChild>
        <w:div w:id="763192012">
          <w:marLeft w:val="0"/>
          <w:marRight w:val="0"/>
          <w:marTop w:val="0"/>
          <w:marBottom w:val="0"/>
          <w:divBdr>
            <w:top w:val="none" w:sz="0" w:space="0" w:color="auto"/>
            <w:left w:val="none" w:sz="0" w:space="0" w:color="auto"/>
            <w:bottom w:val="none" w:sz="0" w:space="0" w:color="auto"/>
            <w:right w:val="none" w:sz="0" w:space="0" w:color="auto"/>
          </w:divBdr>
          <w:divsChild>
            <w:div w:id="689138853">
              <w:marLeft w:val="0"/>
              <w:marRight w:val="0"/>
              <w:marTop w:val="0"/>
              <w:marBottom w:val="0"/>
              <w:divBdr>
                <w:top w:val="none" w:sz="0" w:space="0" w:color="auto"/>
                <w:left w:val="none" w:sz="0" w:space="0" w:color="auto"/>
                <w:bottom w:val="none" w:sz="0" w:space="0" w:color="auto"/>
                <w:right w:val="none" w:sz="0" w:space="0" w:color="auto"/>
              </w:divBdr>
              <w:divsChild>
                <w:div w:id="139022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22349">
      <w:bodyDiv w:val="1"/>
      <w:marLeft w:val="0"/>
      <w:marRight w:val="0"/>
      <w:marTop w:val="0"/>
      <w:marBottom w:val="0"/>
      <w:divBdr>
        <w:top w:val="none" w:sz="0" w:space="0" w:color="auto"/>
        <w:left w:val="none" w:sz="0" w:space="0" w:color="auto"/>
        <w:bottom w:val="none" w:sz="0" w:space="0" w:color="auto"/>
        <w:right w:val="none" w:sz="0" w:space="0" w:color="auto"/>
      </w:divBdr>
      <w:divsChild>
        <w:div w:id="717700753">
          <w:marLeft w:val="0"/>
          <w:marRight w:val="0"/>
          <w:marTop w:val="0"/>
          <w:marBottom w:val="0"/>
          <w:divBdr>
            <w:top w:val="none" w:sz="0" w:space="0" w:color="auto"/>
            <w:left w:val="none" w:sz="0" w:space="0" w:color="auto"/>
            <w:bottom w:val="none" w:sz="0" w:space="0" w:color="auto"/>
            <w:right w:val="none" w:sz="0" w:space="0" w:color="auto"/>
          </w:divBdr>
          <w:divsChild>
            <w:div w:id="788934053">
              <w:marLeft w:val="0"/>
              <w:marRight w:val="0"/>
              <w:marTop w:val="0"/>
              <w:marBottom w:val="0"/>
              <w:divBdr>
                <w:top w:val="none" w:sz="0" w:space="0" w:color="auto"/>
                <w:left w:val="none" w:sz="0" w:space="0" w:color="auto"/>
                <w:bottom w:val="none" w:sz="0" w:space="0" w:color="auto"/>
                <w:right w:val="none" w:sz="0" w:space="0" w:color="auto"/>
              </w:divBdr>
              <w:divsChild>
                <w:div w:id="45973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99960">
      <w:bodyDiv w:val="1"/>
      <w:marLeft w:val="0"/>
      <w:marRight w:val="0"/>
      <w:marTop w:val="0"/>
      <w:marBottom w:val="0"/>
      <w:divBdr>
        <w:top w:val="none" w:sz="0" w:space="0" w:color="auto"/>
        <w:left w:val="none" w:sz="0" w:space="0" w:color="auto"/>
        <w:bottom w:val="none" w:sz="0" w:space="0" w:color="auto"/>
        <w:right w:val="none" w:sz="0" w:space="0" w:color="auto"/>
      </w:divBdr>
      <w:divsChild>
        <w:div w:id="973170738">
          <w:marLeft w:val="0"/>
          <w:marRight w:val="0"/>
          <w:marTop w:val="0"/>
          <w:marBottom w:val="0"/>
          <w:divBdr>
            <w:top w:val="none" w:sz="0" w:space="0" w:color="auto"/>
            <w:left w:val="none" w:sz="0" w:space="0" w:color="auto"/>
            <w:bottom w:val="none" w:sz="0" w:space="0" w:color="auto"/>
            <w:right w:val="none" w:sz="0" w:space="0" w:color="auto"/>
          </w:divBdr>
          <w:divsChild>
            <w:div w:id="247926803">
              <w:marLeft w:val="0"/>
              <w:marRight w:val="0"/>
              <w:marTop w:val="0"/>
              <w:marBottom w:val="0"/>
              <w:divBdr>
                <w:top w:val="none" w:sz="0" w:space="0" w:color="auto"/>
                <w:left w:val="none" w:sz="0" w:space="0" w:color="auto"/>
                <w:bottom w:val="none" w:sz="0" w:space="0" w:color="auto"/>
                <w:right w:val="none" w:sz="0" w:space="0" w:color="auto"/>
              </w:divBdr>
              <w:divsChild>
                <w:div w:id="2547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868781">
      <w:bodyDiv w:val="1"/>
      <w:marLeft w:val="0"/>
      <w:marRight w:val="0"/>
      <w:marTop w:val="0"/>
      <w:marBottom w:val="0"/>
      <w:divBdr>
        <w:top w:val="none" w:sz="0" w:space="0" w:color="auto"/>
        <w:left w:val="none" w:sz="0" w:space="0" w:color="auto"/>
        <w:bottom w:val="none" w:sz="0" w:space="0" w:color="auto"/>
        <w:right w:val="none" w:sz="0" w:space="0" w:color="auto"/>
      </w:divBdr>
    </w:div>
    <w:div w:id="1627810895">
      <w:bodyDiv w:val="1"/>
      <w:marLeft w:val="0"/>
      <w:marRight w:val="0"/>
      <w:marTop w:val="0"/>
      <w:marBottom w:val="0"/>
      <w:divBdr>
        <w:top w:val="none" w:sz="0" w:space="0" w:color="auto"/>
        <w:left w:val="none" w:sz="0" w:space="0" w:color="auto"/>
        <w:bottom w:val="none" w:sz="0" w:space="0" w:color="auto"/>
        <w:right w:val="none" w:sz="0" w:space="0" w:color="auto"/>
      </w:divBdr>
    </w:div>
    <w:div w:id="1635137254">
      <w:bodyDiv w:val="1"/>
      <w:marLeft w:val="0"/>
      <w:marRight w:val="0"/>
      <w:marTop w:val="0"/>
      <w:marBottom w:val="0"/>
      <w:divBdr>
        <w:top w:val="none" w:sz="0" w:space="0" w:color="auto"/>
        <w:left w:val="none" w:sz="0" w:space="0" w:color="auto"/>
        <w:bottom w:val="none" w:sz="0" w:space="0" w:color="auto"/>
        <w:right w:val="none" w:sz="0" w:space="0" w:color="auto"/>
      </w:divBdr>
    </w:div>
    <w:div w:id="1651328877">
      <w:bodyDiv w:val="1"/>
      <w:marLeft w:val="0"/>
      <w:marRight w:val="0"/>
      <w:marTop w:val="0"/>
      <w:marBottom w:val="0"/>
      <w:divBdr>
        <w:top w:val="none" w:sz="0" w:space="0" w:color="auto"/>
        <w:left w:val="none" w:sz="0" w:space="0" w:color="auto"/>
        <w:bottom w:val="none" w:sz="0" w:space="0" w:color="auto"/>
        <w:right w:val="none" w:sz="0" w:space="0" w:color="auto"/>
      </w:divBdr>
    </w:div>
    <w:div w:id="1662271596">
      <w:bodyDiv w:val="1"/>
      <w:marLeft w:val="0"/>
      <w:marRight w:val="0"/>
      <w:marTop w:val="0"/>
      <w:marBottom w:val="0"/>
      <w:divBdr>
        <w:top w:val="none" w:sz="0" w:space="0" w:color="auto"/>
        <w:left w:val="none" w:sz="0" w:space="0" w:color="auto"/>
        <w:bottom w:val="none" w:sz="0" w:space="0" w:color="auto"/>
        <w:right w:val="none" w:sz="0" w:space="0" w:color="auto"/>
      </w:divBdr>
      <w:divsChild>
        <w:div w:id="935746095">
          <w:marLeft w:val="0"/>
          <w:marRight w:val="0"/>
          <w:marTop w:val="0"/>
          <w:marBottom w:val="0"/>
          <w:divBdr>
            <w:top w:val="none" w:sz="0" w:space="0" w:color="auto"/>
            <w:left w:val="none" w:sz="0" w:space="0" w:color="auto"/>
            <w:bottom w:val="none" w:sz="0" w:space="0" w:color="auto"/>
            <w:right w:val="none" w:sz="0" w:space="0" w:color="auto"/>
          </w:divBdr>
          <w:divsChild>
            <w:div w:id="2146240934">
              <w:marLeft w:val="0"/>
              <w:marRight w:val="0"/>
              <w:marTop w:val="0"/>
              <w:marBottom w:val="0"/>
              <w:divBdr>
                <w:top w:val="none" w:sz="0" w:space="0" w:color="auto"/>
                <w:left w:val="none" w:sz="0" w:space="0" w:color="auto"/>
                <w:bottom w:val="none" w:sz="0" w:space="0" w:color="auto"/>
                <w:right w:val="none" w:sz="0" w:space="0" w:color="auto"/>
              </w:divBdr>
              <w:divsChild>
                <w:div w:id="1427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02640">
      <w:bodyDiv w:val="1"/>
      <w:marLeft w:val="0"/>
      <w:marRight w:val="0"/>
      <w:marTop w:val="0"/>
      <w:marBottom w:val="0"/>
      <w:divBdr>
        <w:top w:val="none" w:sz="0" w:space="0" w:color="auto"/>
        <w:left w:val="none" w:sz="0" w:space="0" w:color="auto"/>
        <w:bottom w:val="none" w:sz="0" w:space="0" w:color="auto"/>
        <w:right w:val="none" w:sz="0" w:space="0" w:color="auto"/>
      </w:divBdr>
      <w:divsChild>
        <w:div w:id="503861830">
          <w:marLeft w:val="0"/>
          <w:marRight w:val="0"/>
          <w:marTop w:val="0"/>
          <w:marBottom w:val="0"/>
          <w:divBdr>
            <w:top w:val="none" w:sz="0" w:space="0" w:color="auto"/>
            <w:left w:val="none" w:sz="0" w:space="0" w:color="auto"/>
            <w:bottom w:val="none" w:sz="0" w:space="0" w:color="auto"/>
            <w:right w:val="none" w:sz="0" w:space="0" w:color="auto"/>
          </w:divBdr>
          <w:divsChild>
            <w:div w:id="615870733">
              <w:marLeft w:val="0"/>
              <w:marRight w:val="0"/>
              <w:marTop w:val="0"/>
              <w:marBottom w:val="0"/>
              <w:divBdr>
                <w:top w:val="none" w:sz="0" w:space="0" w:color="auto"/>
                <w:left w:val="none" w:sz="0" w:space="0" w:color="auto"/>
                <w:bottom w:val="none" w:sz="0" w:space="0" w:color="auto"/>
                <w:right w:val="none" w:sz="0" w:space="0" w:color="auto"/>
              </w:divBdr>
              <w:divsChild>
                <w:div w:id="3101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638948">
      <w:bodyDiv w:val="1"/>
      <w:marLeft w:val="0"/>
      <w:marRight w:val="0"/>
      <w:marTop w:val="0"/>
      <w:marBottom w:val="0"/>
      <w:divBdr>
        <w:top w:val="none" w:sz="0" w:space="0" w:color="auto"/>
        <w:left w:val="none" w:sz="0" w:space="0" w:color="auto"/>
        <w:bottom w:val="none" w:sz="0" w:space="0" w:color="auto"/>
        <w:right w:val="none" w:sz="0" w:space="0" w:color="auto"/>
      </w:divBdr>
      <w:divsChild>
        <w:div w:id="1350788299">
          <w:marLeft w:val="0"/>
          <w:marRight w:val="0"/>
          <w:marTop w:val="0"/>
          <w:marBottom w:val="0"/>
          <w:divBdr>
            <w:top w:val="none" w:sz="0" w:space="0" w:color="auto"/>
            <w:left w:val="none" w:sz="0" w:space="0" w:color="auto"/>
            <w:bottom w:val="none" w:sz="0" w:space="0" w:color="auto"/>
            <w:right w:val="none" w:sz="0" w:space="0" w:color="auto"/>
          </w:divBdr>
          <w:divsChild>
            <w:div w:id="787554288">
              <w:marLeft w:val="0"/>
              <w:marRight w:val="0"/>
              <w:marTop w:val="0"/>
              <w:marBottom w:val="0"/>
              <w:divBdr>
                <w:top w:val="none" w:sz="0" w:space="0" w:color="auto"/>
                <w:left w:val="none" w:sz="0" w:space="0" w:color="auto"/>
                <w:bottom w:val="none" w:sz="0" w:space="0" w:color="auto"/>
                <w:right w:val="none" w:sz="0" w:space="0" w:color="auto"/>
              </w:divBdr>
              <w:divsChild>
                <w:div w:id="1925718246">
                  <w:marLeft w:val="0"/>
                  <w:marRight w:val="0"/>
                  <w:marTop w:val="0"/>
                  <w:marBottom w:val="0"/>
                  <w:divBdr>
                    <w:top w:val="none" w:sz="0" w:space="0" w:color="auto"/>
                    <w:left w:val="none" w:sz="0" w:space="0" w:color="auto"/>
                    <w:bottom w:val="none" w:sz="0" w:space="0" w:color="auto"/>
                    <w:right w:val="none" w:sz="0" w:space="0" w:color="auto"/>
                  </w:divBdr>
                  <w:divsChild>
                    <w:div w:id="16150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19823">
      <w:bodyDiv w:val="1"/>
      <w:marLeft w:val="0"/>
      <w:marRight w:val="0"/>
      <w:marTop w:val="0"/>
      <w:marBottom w:val="0"/>
      <w:divBdr>
        <w:top w:val="none" w:sz="0" w:space="0" w:color="auto"/>
        <w:left w:val="none" w:sz="0" w:space="0" w:color="auto"/>
        <w:bottom w:val="none" w:sz="0" w:space="0" w:color="auto"/>
        <w:right w:val="none" w:sz="0" w:space="0" w:color="auto"/>
      </w:divBdr>
      <w:divsChild>
        <w:div w:id="1769472119">
          <w:marLeft w:val="0"/>
          <w:marRight w:val="0"/>
          <w:marTop w:val="0"/>
          <w:marBottom w:val="0"/>
          <w:divBdr>
            <w:top w:val="none" w:sz="0" w:space="0" w:color="auto"/>
            <w:left w:val="none" w:sz="0" w:space="0" w:color="auto"/>
            <w:bottom w:val="none" w:sz="0" w:space="0" w:color="auto"/>
            <w:right w:val="none" w:sz="0" w:space="0" w:color="auto"/>
          </w:divBdr>
          <w:divsChild>
            <w:div w:id="1664353386">
              <w:marLeft w:val="0"/>
              <w:marRight w:val="0"/>
              <w:marTop w:val="0"/>
              <w:marBottom w:val="0"/>
              <w:divBdr>
                <w:top w:val="none" w:sz="0" w:space="0" w:color="auto"/>
                <w:left w:val="none" w:sz="0" w:space="0" w:color="auto"/>
                <w:bottom w:val="none" w:sz="0" w:space="0" w:color="auto"/>
                <w:right w:val="none" w:sz="0" w:space="0" w:color="auto"/>
              </w:divBdr>
              <w:divsChild>
                <w:div w:id="1155562904">
                  <w:marLeft w:val="0"/>
                  <w:marRight w:val="0"/>
                  <w:marTop w:val="0"/>
                  <w:marBottom w:val="0"/>
                  <w:divBdr>
                    <w:top w:val="none" w:sz="0" w:space="0" w:color="auto"/>
                    <w:left w:val="none" w:sz="0" w:space="0" w:color="auto"/>
                    <w:bottom w:val="none" w:sz="0" w:space="0" w:color="auto"/>
                    <w:right w:val="none" w:sz="0" w:space="0" w:color="auto"/>
                  </w:divBdr>
                  <w:divsChild>
                    <w:div w:id="82466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157144">
      <w:bodyDiv w:val="1"/>
      <w:marLeft w:val="0"/>
      <w:marRight w:val="0"/>
      <w:marTop w:val="0"/>
      <w:marBottom w:val="0"/>
      <w:divBdr>
        <w:top w:val="none" w:sz="0" w:space="0" w:color="auto"/>
        <w:left w:val="none" w:sz="0" w:space="0" w:color="auto"/>
        <w:bottom w:val="none" w:sz="0" w:space="0" w:color="auto"/>
        <w:right w:val="none" w:sz="0" w:space="0" w:color="auto"/>
      </w:divBdr>
    </w:div>
    <w:div w:id="1707945349">
      <w:bodyDiv w:val="1"/>
      <w:marLeft w:val="0"/>
      <w:marRight w:val="0"/>
      <w:marTop w:val="0"/>
      <w:marBottom w:val="0"/>
      <w:divBdr>
        <w:top w:val="none" w:sz="0" w:space="0" w:color="auto"/>
        <w:left w:val="none" w:sz="0" w:space="0" w:color="auto"/>
        <w:bottom w:val="none" w:sz="0" w:space="0" w:color="auto"/>
        <w:right w:val="none" w:sz="0" w:space="0" w:color="auto"/>
      </w:divBdr>
      <w:divsChild>
        <w:div w:id="1672442517">
          <w:marLeft w:val="0"/>
          <w:marRight w:val="0"/>
          <w:marTop w:val="0"/>
          <w:marBottom w:val="0"/>
          <w:divBdr>
            <w:top w:val="none" w:sz="0" w:space="0" w:color="auto"/>
            <w:left w:val="none" w:sz="0" w:space="0" w:color="auto"/>
            <w:bottom w:val="none" w:sz="0" w:space="0" w:color="auto"/>
            <w:right w:val="none" w:sz="0" w:space="0" w:color="auto"/>
          </w:divBdr>
          <w:divsChild>
            <w:div w:id="1152984760">
              <w:marLeft w:val="0"/>
              <w:marRight w:val="0"/>
              <w:marTop w:val="0"/>
              <w:marBottom w:val="0"/>
              <w:divBdr>
                <w:top w:val="none" w:sz="0" w:space="0" w:color="auto"/>
                <w:left w:val="none" w:sz="0" w:space="0" w:color="auto"/>
                <w:bottom w:val="none" w:sz="0" w:space="0" w:color="auto"/>
                <w:right w:val="none" w:sz="0" w:space="0" w:color="auto"/>
              </w:divBdr>
              <w:divsChild>
                <w:div w:id="19225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255221">
      <w:bodyDiv w:val="1"/>
      <w:marLeft w:val="0"/>
      <w:marRight w:val="0"/>
      <w:marTop w:val="0"/>
      <w:marBottom w:val="0"/>
      <w:divBdr>
        <w:top w:val="none" w:sz="0" w:space="0" w:color="auto"/>
        <w:left w:val="none" w:sz="0" w:space="0" w:color="auto"/>
        <w:bottom w:val="none" w:sz="0" w:space="0" w:color="auto"/>
        <w:right w:val="none" w:sz="0" w:space="0" w:color="auto"/>
      </w:divBdr>
    </w:div>
    <w:div w:id="1763529971">
      <w:bodyDiv w:val="1"/>
      <w:marLeft w:val="0"/>
      <w:marRight w:val="0"/>
      <w:marTop w:val="0"/>
      <w:marBottom w:val="0"/>
      <w:divBdr>
        <w:top w:val="none" w:sz="0" w:space="0" w:color="auto"/>
        <w:left w:val="none" w:sz="0" w:space="0" w:color="auto"/>
        <w:bottom w:val="none" w:sz="0" w:space="0" w:color="auto"/>
        <w:right w:val="none" w:sz="0" w:space="0" w:color="auto"/>
      </w:divBdr>
    </w:div>
    <w:div w:id="1766030857">
      <w:bodyDiv w:val="1"/>
      <w:marLeft w:val="0"/>
      <w:marRight w:val="0"/>
      <w:marTop w:val="0"/>
      <w:marBottom w:val="0"/>
      <w:divBdr>
        <w:top w:val="none" w:sz="0" w:space="0" w:color="auto"/>
        <w:left w:val="none" w:sz="0" w:space="0" w:color="auto"/>
        <w:bottom w:val="none" w:sz="0" w:space="0" w:color="auto"/>
        <w:right w:val="none" w:sz="0" w:space="0" w:color="auto"/>
      </w:divBdr>
      <w:divsChild>
        <w:div w:id="406928044">
          <w:marLeft w:val="0"/>
          <w:marRight w:val="0"/>
          <w:marTop w:val="0"/>
          <w:marBottom w:val="0"/>
          <w:divBdr>
            <w:top w:val="none" w:sz="0" w:space="0" w:color="auto"/>
            <w:left w:val="none" w:sz="0" w:space="0" w:color="auto"/>
            <w:bottom w:val="none" w:sz="0" w:space="0" w:color="auto"/>
            <w:right w:val="none" w:sz="0" w:space="0" w:color="auto"/>
          </w:divBdr>
          <w:divsChild>
            <w:div w:id="1815028115">
              <w:marLeft w:val="0"/>
              <w:marRight w:val="0"/>
              <w:marTop w:val="0"/>
              <w:marBottom w:val="0"/>
              <w:divBdr>
                <w:top w:val="none" w:sz="0" w:space="0" w:color="auto"/>
                <w:left w:val="none" w:sz="0" w:space="0" w:color="auto"/>
                <w:bottom w:val="none" w:sz="0" w:space="0" w:color="auto"/>
                <w:right w:val="none" w:sz="0" w:space="0" w:color="auto"/>
              </w:divBdr>
              <w:divsChild>
                <w:div w:id="11535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15884">
      <w:bodyDiv w:val="1"/>
      <w:marLeft w:val="0"/>
      <w:marRight w:val="0"/>
      <w:marTop w:val="0"/>
      <w:marBottom w:val="0"/>
      <w:divBdr>
        <w:top w:val="none" w:sz="0" w:space="0" w:color="auto"/>
        <w:left w:val="none" w:sz="0" w:space="0" w:color="auto"/>
        <w:bottom w:val="none" w:sz="0" w:space="0" w:color="auto"/>
        <w:right w:val="none" w:sz="0" w:space="0" w:color="auto"/>
      </w:divBdr>
    </w:div>
    <w:div w:id="1799571978">
      <w:bodyDiv w:val="1"/>
      <w:marLeft w:val="0"/>
      <w:marRight w:val="0"/>
      <w:marTop w:val="0"/>
      <w:marBottom w:val="0"/>
      <w:divBdr>
        <w:top w:val="none" w:sz="0" w:space="0" w:color="auto"/>
        <w:left w:val="none" w:sz="0" w:space="0" w:color="auto"/>
        <w:bottom w:val="none" w:sz="0" w:space="0" w:color="auto"/>
        <w:right w:val="none" w:sz="0" w:space="0" w:color="auto"/>
      </w:divBdr>
    </w:div>
    <w:div w:id="1808010052">
      <w:bodyDiv w:val="1"/>
      <w:marLeft w:val="0"/>
      <w:marRight w:val="0"/>
      <w:marTop w:val="0"/>
      <w:marBottom w:val="0"/>
      <w:divBdr>
        <w:top w:val="none" w:sz="0" w:space="0" w:color="auto"/>
        <w:left w:val="none" w:sz="0" w:space="0" w:color="auto"/>
        <w:bottom w:val="none" w:sz="0" w:space="0" w:color="auto"/>
        <w:right w:val="none" w:sz="0" w:space="0" w:color="auto"/>
      </w:divBdr>
      <w:divsChild>
        <w:div w:id="1016226048">
          <w:marLeft w:val="0"/>
          <w:marRight w:val="0"/>
          <w:marTop w:val="0"/>
          <w:marBottom w:val="0"/>
          <w:divBdr>
            <w:top w:val="none" w:sz="0" w:space="0" w:color="auto"/>
            <w:left w:val="none" w:sz="0" w:space="0" w:color="auto"/>
            <w:bottom w:val="none" w:sz="0" w:space="0" w:color="auto"/>
            <w:right w:val="none" w:sz="0" w:space="0" w:color="auto"/>
          </w:divBdr>
          <w:divsChild>
            <w:div w:id="578826899">
              <w:marLeft w:val="0"/>
              <w:marRight w:val="0"/>
              <w:marTop w:val="0"/>
              <w:marBottom w:val="0"/>
              <w:divBdr>
                <w:top w:val="none" w:sz="0" w:space="0" w:color="auto"/>
                <w:left w:val="none" w:sz="0" w:space="0" w:color="auto"/>
                <w:bottom w:val="none" w:sz="0" w:space="0" w:color="auto"/>
                <w:right w:val="none" w:sz="0" w:space="0" w:color="auto"/>
              </w:divBdr>
              <w:divsChild>
                <w:div w:id="395593554">
                  <w:marLeft w:val="0"/>
                  <w:marRight w:val="0"/>
                  <w:marTop w:val="0"/>
                  <w:marBottom w:val="0"/>
                  <w:divBdr>
                    <w:top w:val="none" w:sz="0" w:space="0" w:color="auto"/>
                    <w:left w:val="none" w:sz="0" w:space="0" w:color="auto"/>
                    <w:bottom w:val="none" w:sz="0" w:space="0" w:color="auto"/>
                    <w:right w:val="none" w:sz="0" w:space="0" w:color="auto"/>
                  </w:divBdr>
                  <w:divsChild>
                    <w:div w:id="175369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062836">
      <w:bodyDiv w:val="1"/>
      <w:marLeft w:val="0"/>
      <w:marRight w:val="0"/>
      <w:marTop w:val="0"/>
      <w:marBottom w:val="0"/>
      <w:divBdr>
        <w:top w:val="none" w:sz="0" w:space="0" w:color="auto"/>
        <w:left w:val="none" w:sz="0" w:space="0" w:color="auto"/>
        <w:bottom w:val="none" w:sz="0" w:space="0" w:color="auto"/>
        <w:right w:val="none" w:sz="0" w:space="0" w:color="auto"/>
      </w:divBdr>
      <w:divsChild>
        <w:div w:id="201065715">
          <w:marLeft w:val="0"/>
          <w:marRight w:val="0"/>
          <w:marTop w:val="0"/>
          <w:marBottom w:val="0"/>
          <w:divBdr>
            <w:top w:val="none" w:sz="0" w:space="0" w:color="auto"/>
            <w:left w:val="none" w:sz="0" w:space="0" w:color="auto"/>
            <w:bottom w:val="none" w:sz="0" w:space="0" w:color="auto"/>
            <w:right w:val="none" w:sz="0" w:space="0" w:color="auto"/>
          </w:divBdr>
          <w:divsChild>
            <w:div w:id="1055618890">
              <w:marLeft w:val="0"/>
              <w:marRight w:val="0"/>
              <w:marTop w:val="0"/>
              <w:marBottom w:val="0"/>
              <w:divBdr>
                <w:top w:val="none" w:sz="0" w:space="0" w:color="auto"/>
                <w:left w:val="none" w:sz="0" w:space="0" w:color="auto"/>
                <w:bottom w:val="none" w:sz="0" w:space="0" w:color="auto"/>
                <w:right w:val="none" w:sz="0" w:space="0" w:color="auto"/>
              </w:divBdr>
              <w:divsChild>
                <w:div w:id="1216165553">
                  <w:marLeft w:val="0"/>
                  <w:marRight w:val="0"/>
                  <w:marTop w:val="0"/>
                  <w:marBottom w:val="0"/>
                  <w:divBdr>
                    <w:top w:val="none" w:sz="0" w:space="0" w:color="auto"/>
                    <w:left w:val="none" w:sz="0" w:space="0" w:color="auto"/>
                    <w:bottom w:val="none" w:sz="0" w:space="0" w:color="auto"/>
                    <w:right w:val="none" w:sz="0" w:space="0" w:color="auto"/>
                  </w:divBdr>
                  <w:divsChild>
                    <w:div w:id="18992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171911">
      <w:bodyDiv w:val="1"/>
      <w:marLeft w:val="0"/>
      <w:marRight w:val="0"/>
      <w:marTop w:val="0"/>
      <w:marBottom w:val="0"/>
      <w:divBdr>
        <w:top w:val="none" w:sz="0" w:space="0" w:color="auto"/>
        <w:left w:val="none" w:sz="0" w:space="0" w:color="auto"/>
        <w:bottom w:val="none" w:sz="0" w:space="0" w:color="auto"/>
        <w:right w:val="none" w:sz="0" w:space="0" w:color="auto"/>
      </w:divBdr>
    </w:div>
    <w:div w:id="1833713106">
      <w:bodyDiv w:val="1"/>
      <w:marLeft w:val="0"/>
      <w:marRight w:val="0"/>
      <w:marTop w:val="0"/>
      <w:marBottom w:val="0"/>
      <w:divBdr>
        <w:top w:val="none" w:sz="0" w:space="0" w:color="auto"/>
        <w:left w:val="none" w:sz="0" w:space="0" w:color="auto"/>
        <w:bottom w:val="none" w:sz="0" w:space="0" w:color="auto"/>
        <w:right w:val="none" w:sz="0" w:space="0" w:color="auto"/>
      </w:divBdr>
    </w:div>
    <w:div w:id="1843081693">
      <w:bodyDiv w:val="1"/>
      <w:marLeft w:val="0"/>
      <w:marRight w:val="0"/>
      <w:marTop w:val="0"/>
      <w:marBottom w:val="0"/>
      <w:divBdr>
        <w:top w:val="none" w:sz="0" w:space="0" w:color="auto"/>
        <w:left w:val="none" w:sz="0" w:space="0" w:color="auto"/>
        <w:bottom w:val="none" w:sz="0" w:space="0" w:color="auto"/>
        <w:right w:val="none" w:sz="0" w:space="0" w:color="auto"/>
      </w:divBdr>
      <w:divsChild>
        <w:div w:id="367681942">
          <w:marLeft w:val="0"/>
          <w:marRight w:val="0"/>
          <w:marTop w:val="0"/>
          <w:marBottom w:val="0"/>
          <w:divBdr>
            <w:top w:val="none" w:sz="0" w:space="0" w:color="auto"/>
            <w:left w:val="none" w:sz="0" w:space="0" w:color="auto"/>
            <w:bottom w:val="none" w:sz="0" w:space="0" w:color="auto"/>
            <w:right w:val="none" w:sz="0" w:space="0" w:color="auto"/>
          </w:divBdr>
          <w:divsChild>
            <w:div w:id="537930635">
              <w:marLeft w:val="0"/>
              <w:marRight w:val="0"/>
              <w:marTop w:val="0"/>
              <w:marBottom w:val="0"/>
              <w:divBdr>
                <w:top w:val="none" w:sz="0" w:space="0" w:color="auto"/>
                <w:left w:val="none" w:sz="0" w:space="0" w:color="auto"/>
                <w:bottom w:val="none" w:sz="0" w:space="0" w:color="auto"/>
                <w:right w:val="none" w:sz="0" w:space="0" w:color="auto"/>
              </w:divBdr>
              <w:divsChild>
                <w:div w:id="196157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379226">
      <w:bodyDiv w:val="1"/>
      <w:marLeft w:val="0"/>
      <w:marRight w:val="0"/>
      <w:marTop w:val="0"/>
      <w:marBottom w:val="0"/>
      <w:divBdr>
        <w:top w:val="none" w:sz="0" w:space="0" w:color="auto"/>
        <w:left w:val="none" w:sz="0" w:space="0" w:color="auto"/>
        <w:bottom w:val="none" w:sz="0" w:space="0" w:color="auto"/>
        <w:right w:val="none" w:sz="0" w:space="0" w:color="auto"/>
      </w:divBdr>
    </w:div>
    <w:div w:id="1879469194">
      <w:bodyDiv w:val="1"/>
      <w:marLeft w:val="0"/>
      <w:marRight w:val="0"/>
      <w:marTop w:val="0"/>
      <w:marBottom w:val="0"/>
      <w:divBdr>
        <w:top w:val="none" w:sz="0" w:space="0" w:color="auto"/>
        <w:left w:val="none" w:sz="0" w:space="0" w:color="auto"/>
        <w:bottom w:val="none" w:sz="0" w:space="0" w:color="auto"/>
        <w:right w:val="none" w:sz="0" w:space="0" w:color="auto"/>
      </w:divBdr>
      <w:divsChild>
        <w:div w:id="1505166432">
          <w:marLeft w:val="0"/>
          <w:marRight w:val="0"/>
          <w:marTop w:val="0"/>
          <w:marBottom w:val="0"/>
          <w:divBdr>
            <w:top w:val="none" w:sz="0" w:space="0" w:color="auto"/>
            <w:left w:val="none" w:sz="0" w:space="0" w:color="auto"/>
            <w:bottom w:val="none" w:sz="0" w:space="0" w:color="auto"/>
            <w:right w:val="none" w:sz="0" w:space="0" w:color="auto"/>
          </w:divBdr>
          <w:divsChild>
            <w:div w:id="1618440412">
              <w:marLeft w:val="0"/>
              <w:marRight w:val="0"/>
              <w:marTop w:val="0"/>
              <w:marBottom w:val="0"/>
              <w:divBdr>
                <w:top w:val="none" w:sz="0" w:space="0" w:color="auto"/>
                <w:left w:val="none" w:sz="0" w:space="0" w:color="auto"/>
                <w:bottom w:val="none" w:sz="0" w:space="0" w:color="auto"/>
                <w:right w:val="none" w:sz="0" w:space="0" w:color="auto"/>
              </w:divBdr>
              <w:divsChild>
                <w:div w:id="326787118">
                  <w:marLeft w:val="0"/>
                  <w:marRight w:val="0"/>
                  <w:marTop w:val="0"/>
                  <w:marBottom w:val="0"/>
                  <w:divBdr>
                    <w:top w:val="none" w:sz="0" w:space="0" w:color="auto"/>
                    <w:left w:val="none" w:sz="0" w:space="0" w:color="auto"/>
                    <w:bottom w:val="none" w:sz="0" w:space="0" w:color="auto"/>
                    <w:right w:val="none" w:sz="0" w:space="0" w:color="auto"/>
                  </w:divBdr>
                  <w:divsChild>
                    <w:div w:id="9541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931029">
      <w:bodyDiv w:val="1"/>
      <w:marLeft w:val="0"/>
      <w:marRight w:val="0"/>
      <w:marTop w:val="0"/>
      <w:marBottom w:val="0"/>
      <w:divBdr>
        <w:top w:val="none" w:sz="0" w:space="0" w:color="auto"/>
        <w:left w:val="none" w:sz="0" w:space="0" w:color="auto"/>
        <w:bottom w:val="none" w:sz="0" w:space="0" w:color="auto"/>
        <w:right w:val="none" w:sz="0" w:space="0" w:color="auto"/>
      </w:divBdr>
    </w:div>
    <w:div w:id="1944992700">
      <w:bodyDiv w:val="1"/>
      <w:marLeft w:val="0"/>
      <w:marRight w:val="0"/>
      <w:marTop w:val="0"/>
      <w:marBottom w:val="0"/>
      <w:divBdr>
        <w:top w:val="none" w:sz="0" w:space="0" w:color="auto"/>
        <w:left w:val="none" w:sz="0" w:space="0" w:color="auto"/>
        <w:bottom w:val="none" w:sz="0" w:space="0" w:color="auto"/>
        <w:right w:val="none" w:sz="0" w:space="0" w:color="auto"/>
      </w:divBdr>
      <w:divsChild>
        <w:div w:id="562258507">
          <w:marLeft w:val="0"/>
          <w:marRight w:val="0"/>
          <w:marTop w:val="0"/>
          <w:marBottom w:val="0"/>
          <w:divBdr>
            <w:top w:val="none" w:sz="0" w:space="0" w:color="auto"/>
            <w:left w:val="none" w:sz="0" w:space="0" w:color="auto"/>
            <w:bottom w:val="none" w:sz="0" w:space="0" w:color="auto"/>
            <w:right w:val="none" w:sz="0" w:space="0" w:color="auto"/>
          </w:divBdr>
          <w:divsChild>
            <w:div w:id="1933316101">
              <w:marLeft w:val="0"/>
              <w:marRight w:val="0"/>
              <w:marTop w:val="0"/>
              <w:marBottom w:val="0"/>
              <w:divBdr>
                <w:top w:val="none" w:sz="0" w:space="0" w:color="auto"/>
                <w:left w:val="none" w:sz="0" w:space="0" w:color="auto"/>
                <w:bottom w:val="none" w:sz="0" w:space="0" w:color="auto"/>
                <w:right w:val="none" w:sz="0" w:space="0" w:color="auto"/>
              </w:divBdr>
              <w:divsChild>
                <w:div w:id="5304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20934">
      <w:bodyDiv w:val="1"/>
      <w:marLeft w:val="0"/>
      <w:marRight w:val="0"/>
      <w:marTop w:val="0"/>
      <w:marBottom w:val="0"/>
      <w:divBdr>
        <w:top w:val="none" w:sz="0" w:space="0" w:color="auto"/>
        <w:left w:val="none" w:sz="0" w:space="0" w:color="auto"/>
        <w:bottom w:val="none" w:sz="0" w:space="0" w:color="auto"/>
        <w:right w:val="none" w:sz="0" w:space="0" w:color="auto"/>
      </w:divBdr>
      <w:divsChild>
        <w:div w:id="1136030060">
          <w:marLeft w:val="0"/>
          <w:marRight w:val="0"/>
          <w:marTop w:val="0"/>
          <w:marBottom w:val="0"/>
          <w:divBdr>
            <w:top w:val="none" w:sz="0" w:space="0" w:color="auto"/>
            <w:left w:val="none" w:sz="0" w:space="0" w:color="auto"/>
            <w:bottom w:val="none" w:sz="0" w:space="0" w:color="auto"/>
            <w:right w:val="none" w:sz="0" w:space="0" w:color="auto"/>
          </w:divBdr>
          <w:divsChild>
            <w:div w:id="1504470992">
              <w:marLeft w:val="0"/>
              <w:marRight w:val="0"/>
              <w:marTop w:val="0"/>
              <w:marBottom w:val="0"/>
              <w:divBdr>
                <w:top w:val="none" w:sz="0" w:space="0" w:color="auto"/>
                <w:left w:val="none" w:sz="0" w:space="0" w:color="auto"/>
                <w:bottom w:val="none" w:sz="0" w:space="0" w:color="auto"/>
                <w:right w:val="none" w:sz="0" w:space="0" w:color="auto"/>
              </w:divBdr>
              <w:divsChild>
                <w:div w:id="17673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01992">
      <w:bodyDiv w:val="1"/>
      <w:marLeft w:val="0"/>
      <w:marRight w:val="0"/>
      <w:marTop w:val="0"/>
      <w:marBottom w:val="0"/>
      <w:divBdr>
        <w:top w:val="none" w:sz="0" w:space="0" w:color="auto"/>
        <w:left w:val="none" w:sz="0" w:space="0" w:color="auto"/>
        <w:bottom w:val="none" w:sz="0" w:space="0" w:color="auto"/>
        <w:right w:val="none" w:sz="0" w:space="0" w:color="auto"/>
      </w:divBdr>
    </w:div>
    <w:div w:id="1961573114">
      <w:bodyDiv w:val="1"/>
      <w:marLeft w:val="0"/>
      <w:marRight w:val="0"/>
      <w:marTop w:val="0"/>
      <w:marBottom w:val="0"/>
      <w:divBdr>
        <w:top w:val="none" w:sz="0" w:space="0" w:color="auto"/>
        <w:left w:val="none" w:sz="0" w:space="0" w:color="auto"/>
        <w:bottom w:val="none" w:sz="0" w:space="0" w:color="auto"/>
        <w:right w:val="none" w:sz="0" w:space="0" w:color="auto"/>
      </w:divBdr>
    </w:div>
    <w:div w:id="1963539358">
      <w:bodyDiv w:val="1"/>
      <w:marLeft w:val="0"/>
      <w:marRight w:val="0"/>
      <w:marTop w:val="0"/>
      <w:marBottom w:val="0"/>
      <w:divBdr>
        <w:top w:val="none" w:sz="0" w:space="0" w:color="auto"/>
        <w:left w:val="none" w:sz="0" w:space="0" w:color="auto"/>
        <w:bottom w:val="none" w:sz="0" w:space="0" w:color="auto"/>
        <w:right w:val="none" w:sz="0" w:space="0" w:color="auto"/>
      </w:divBdr>
    </w:div>
    <w:div w:id="1969971301">
      <w:bodyDiv w:val="1"/>
      <w:marLeft w:val="0"/>
      <w:marRight w:val="0"/>
      <w:marTop w:val="0"/>
      <w:marBottom w:val="0"/>
      <w:divBdr>
        <w:top w:val="none" w:sz="0" w:space="0" w:color="auto"/>
        <w:left w:val="none" w:sz="0" w:space="0" w:color="auto"/>
        <w:bottom w:val="none" w:sz="0" w:space="0" w:color="auto"/>
        <w:right w:val="none" w:sz="0" w:space="0" w:color="auto"/>
      </w:divBdr>
    </w:div>
    <w:div w:id="1969972827">
      <w:bodyDiv w:val="1"/>
      <w:marLeft w:val="0"/>
      <w:marRight w:val="0"/>
      <w:marTop w:val="0"/>
      <w:marBottom w:val="0"/>
      <w:divBdr>
        <w:top w:val="none" w:sz="0" w:space="0" w:color="auto"/>
        <w:left w:val="none" w:sz="0" w:space="0" w:color="auto"/>
        <w:bottom w:val="none" w:sz="0" w:space="0" w:color="auto"/>
        <w:right w:val="none" w:sz="0" w:space="0" w:color="auto"/>
      </w:divBdr>
    </w:div>
    <w:div w:id="1981423955">
      <w:bodyDiv w:val="1"/>
      <w:marLeft w:val="0"/>
      <w:marRight w:val="0"/>
      <w:marTop w:val="0"/>
      <w:marBottom w:val="0"/>
      <w:divBdr>
        <w:top w:val="none" w:sz="0" w:space="0" w:color="auto"/>
        <w:left w:val="none" w:sz="0" w:space="0" w:color="auto"/>
        <w:bottom w:val="none" w:sz="0" w:space="0" w:color="auto"/>
        <w:right w:val="none" w:sz="0" w:space="0" w:color="auto"/>
      </w:divBdr>
      <w:divsChild>
        <w:div w:id="551766948">
          <w:marLeft w:val="0"/>
          <w:marRight w:val="0"/>
          <w:marTop w:val="0"/>
          <w:marBottom w:val="0"/>
          <w:divBdr>
            <w:top w:val="none" w:sz="0" w:space="0" w:color="auto"/>
            <w:left w:val="none" w:sz="0" w:space="0" w:color="auto"/>
            <w:bottom w:val="none" w:sz="0" w:space="0" w:color="auto"/>
            <w:right w:val="none" w:sz="0" w:space="0" w:color="auto"/>
          </w:divBdr>
          <w:divsChild>
            <w:div w:id="174928794">
              <w:marLeft w:val="0"/>
              <w:marRight w:val="0"/>
              <w:marTop w:val="0"/>
              <w:marBottom w:val="0"/>
              <w:divBdr>
                <w:top w:val="none" w:sz="0" w:space="0" w:color="auto"/>
                <w:left w:val="none" w:sz="0" w:space="0" w:color="auto"/>
                <w:bottom w:val="none" w:sz="0" w:space="0" w:color="auto"/>
                <w:right w:val="none" w:sz="0" w:space="0" w:color="auto"/>
              </w:divBdr>
              <w:divsChild>
                <w:div w:id="1060517578">
                  <w:marLeft w:val="0"/>
                  <w:marRight w:val="0"/>
                  <w:marTop w:val="0"/>
                  <w:marBottom w:val="0"/>
                  <w:divBdr>
                    <w:top w:val="none" w:sz="0" w:space="0" w:color="auto"/>
                    <w:left w:val="none" w:sz="0" w:space="0" w:color="auto"/>
                    <w:bottom w:val="none" w:sz="0" w:space="0" w:color="auto"/>
                    <w:right w:val="none" w:sz="0" w:space="0" w:color="auto"/>
                  </w:divBdr>
                  <w:divsChild>
                    <w:div w:id="8748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196373">
      <w:bodyDiv w:val="1"/>
      <w:marLeft w:val="0"/>
      <w:marRight w:val="0"/>
      <w:marTop w:val="0"/>
      <w:marBottom w:val="0"/>
      <w:divBdr>
        <w:top w:val="none" w:sz="0" w:space="0" w:color="auto"/>
        <w:left w:val="none" w:sz="0" w:space="0" w:color="auto"/>
        <w:bottom w:val="none" w:sz="0" w:space="0" w:color="auto"/>
        <w:right w:val="none" w:sz="0" w:space="0" w:color="auto"/>
      </w:divBdr>
    </w:div>
    <w:div w:id="1987512512">
      <w:bodyDiv w:val="1"/>
      <w:marLeft w:val="0"/>
      <w:marRight w:val="0"/>
      <w:marTop w:val="0"/>
      <w:marBottom w:val="0"/>
      <w:divBdr>
        <w:top w:val="none" w:sz="0" w:space="0" w:color="auto"/>
        <w:left w:val="none" w:sz="0" w:space="0" w:color="auto"/>
        <w:bottom w:val="none" w:sz="0" w:space="0" w:color="auto"/>
        <w:right w:val="none" w:sz="0" w:space="0" w:color="auto"/>
      </w:divBdr>
    </w:div>
    <w:div w:id="1995067572">
      <w:bodyDiv w:val="1"/>
      <w:marLeft w:val="0"/>
      <w:marRight w:val="0"/>
      <w:marTop w:val="0"/>
      <w:marBottom w:val="0"/>
      <w:divBdr>
        <w:top w:val="none" w:sz="0" w:space="0" w:color="auto"/>
        <w:left w:val="none" w:sz="0" w:space="0" w:color="auto"/>
        <w:bottom w:val="none" w:sz="0" w:space="0" w:color="auto"/>
        <w:right w:val="none" w:sz="0" w:space="0" w:color="auto"/>
      </w:divBdr>
    </w:div>
    <w:div w:id="1995596612">
      <w:bodyDiv w:val="1"/>
      <w:marLeft w:val="0"/>
      <w:marRight w:val="0"/>
      <w:marTop w:val="0"/>
      <w:marBottom w:val="0"/>
      <w:divBdr>
        <w:top w:val="none" w:sz="0" w:space="0" w:color="auto"/>
        <w:left w:val="none" w:sz="0" w:space="0" w:color="auto"/>
        <w:bottom w:val="none" w:sz="0" w:space="0" w:color="auto"/>
        <w:right w:val="none" w:sz="0" w:space="0" w:color="auto"/>
      </w:divBdr>
    </w:div>
    <w:div w:id="1999918174">
      <w:bodyDiv w:val="1"/>
      <w:marLeft w:val="0"/>
      <w:marRight w:val="0"/>
      <w:marTop w:val="0"/>
      <w:marBottom w:val="0"/>
      <w:divBdr>
        <w:top w:val="none" w:sz="0" w:space="0" w:color="auto"/>
        <w:left w:val="none" w:sz="0" w:space="0" w:color="auto"/>
        <w:bottom w:val="none" w:sz="0" w:space="0" w:color="auto"/>
        <w:right w:val="none" w:sz="0" w:space="0" w:color="auto"/>
      </w:divBdr>
    </w:div>
    <w:div w:id="2001502085">
      <w:bodyDiv w:val="1"/>
      <w:marLeft w:val="0"/>
      <w:marRight w:val="0"/>
      <w:marTop w:val="0"/>
      <w:marBottom w:val="0"/>
      <w:divBdr>
        <w:top w:val="none" w:sz="0" w:space="0" w:color="auto"/>
        <w:left w:val="none" w:sz="0" w:space="0" w:color="auto"/>
        <w:bottom w:val="none" w:sz="0" w:space="0" w:color="auto"/>
        <w:right w:val="none" w:sz="0" w:space="0" w:color="auto"/>
      </w:divBdr>
    </w:div>
    <w:div w:id="2003854464">
      <w:bodyDiv w:val="1"/>
      <w:marLeft w:val="0"/>
      <w:marRight w:val="0"/>
      <w:marTop w:val="0"/>
      <w:marBottom w:val="0"/>
      <w:divBdr>
        <w:top w:val="none" w:sz="0" w:space="0" w:color="auto"/>
        <w:left w:val="none" w:sz="0" w:space="0" w:color="auto"/>
        <w:bottom w:val="none" w:sz="0" w:space="0" w:color="auto"/>
        <w:right w:val="none" w:sz="0" w:space="0" w:color="auto"/>
      </w:divBdr>
      <w:divsChild>
        <w:div w:id="70852350">
          <w:marLeft w:val="0"/>
          <w:marRight w:val="0"/>
          <w:marTop w:val="0"/>
          <w:marBottom w:val="0"/>
          <w:divBdr>
            <w:top w:val="none" w:sz="0" w:space="0" w:color="auto"/>
            <w:left w:val="none" w:sz="0" w:space="0" w:color="auto"/>
            <w:bottom w:val="none" w:sz="0" w:space="0" w:color="auto"/>
            <w:right w:val="none" w:sz="0" w:space="0" w:color="auto"/>
          </w:divBdr>
          <w:divsChild>
            <w:div w:id="1379090597">
              <w:marLeft w:val="0"/>
              <w:marRight w:val="0"/>
              <w:marTop w:val="0"/>
              <w:marBottom w:val="0"/>
              <w:divBdr>
                <w:top w:val="none" w:sz="0" w:space="0" w:color="auto"/>
                <w:left w:val="none" w:sz="0" w:space="0" w:color="auto"/>
                <w:bottom w:val="none" w:sz="0" w:space="0" w:color="auto"/>
                <w:right w:val="none" w:sz="0" w:space="0" w:color="auto"/>
              </w:divBdr>
              <w:divsChild>
                <w:div w:id="186786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94777">
      <w:bodyDiv w:val="1"/>
      <w:marLeft w:val="0"/>
      <w:marRight w:val="0"/>
      <w:marTop w:val="0"/>
      <w:marBottom w:val="0"/>
      <w:divBdr>
        <w:top w:val="none" w:sz="0" w:space="0" w:color="auto"/>
        <w:left w:val="none" w:sz="0" w:space="0" w:color="auto"/>
        <w:bottom w:val="none" w:sz="0" w:space="0" w:color="auto"/>
        <w:right w:val="none" w:sz="0" w:space="0" w:color="auto"/>
      </w:divBdr>
      <w:divsChild>
        <w:div w:id="794130747">
          <w:marLeft w:val="0"/>
          <w:marRight w:val="0"/>
          <w:marTop w:val="0"/>
          <w:marBottom w:val="0"/>
          <w:divBdr>
            <w:top w:val="none" w:sz="0" w:space="0" w:color="auto"/>
            <w:left w:val="none" w:sz="0" w:space="0" w:color="auto"/>
            <w:bottom w:val="none" w:sz="0" w:space="0" w:color="auto"/>
            <w:right w:val="none" w:sz="0" w:space="0" w:color="auto"/>
          </w:divBdr>
          <w:divsChild>
            <w:div w:id="572280598">
              <w:marLeft w:val="0"/>
              <w:marRight w:val="0"/>
              <w:marTop w:val="0"/>
              <w:marBottom w:val="0"/>
              <w:divBdr>
                <w:top w:val="none" w:sz="0" w:space="0" w:color="auto"/>
                <w:left w:val="none" w:sz="0" w:space="0" w:color="auto"/>
                <w:bottom w:val="none" w:sz="0" w:space="0" w:color="auto"/>
                <w:right w:val="none" w:sz="0" w:space="0" w:color="auto"/>
              </w:divBdr>
              <w:divsChild>
                <w:div w:id="13763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331778">
      <w:bodyDiv w:val="1"/>
      <w:marLeft w:val="0"/>
      <w:marRight w:val="0"/>
      <w:marTop w:val="0"/>
      <w:marBottom w:val="0"/>
      <w:divBdr>
        <w:top w:val="none" w:sz="0" w:space="0" w:color="auto"/>
        <w:left w:val="none" w:sz="0" w:space="0" w:color="auto"/>
        <w:bottom w:val="none" w:sz="0" w:space="0" w:color="auto"/>
        <w:right w:val="none" w:sz="0" w:space="0" w:color="auto"/>
      </w:divBdr>
    </w:div>
    <w:div w:id="2012952160">
      <w:bodyDiv w:val="1"/>
      <w:marLeft w:val="0"/>
      <w:marRight w:val="0"/>
      <w:marTop w:val="0"/>
      <w:marBottom w:val="0"/>
      <w:divBdr>
        <w:top w:val="none" w:sz="0" w:space="0" w:color="auto"/>
        <w:left w:val="none" w:sz="0" w:space="0" w:color="auto"/>
        <w:bottom w:val="none" w:sz="0" w:space="0" w:color="auto"/>
        <w:right w:val="none" w:sz="0" w:space="0" w:color="auto"/>
      </w:divBdr>
    </w:div>
    <w:div w:id="2031107418">
      <w:bodyDiv w:val="1"/>
      <w:marLeft w:val="0"/>
      <w:marRight w:val="0"/>
      <w:marTop w:val="0"/>
      <w:marBottom w:val="0"/>
      <w:divBdr>
        <w:top w:val="none" w:sz="0" w:space="0" w:color="auto"/>
        <w:left w:val="none" w:sz="0" w:space="0" w:color="auto"/>
        <w:bottom w:val="none" w:sz="0" w:space="0" w:color="auto"/>
        <w:right w:val="none" w:sz="0" w:space="0" w:color="auto"/>
      </w:divBdr>
    </w:div>
    <w:div w:id="2041280259">
      <w:bodyDiv w:val="1"/>
      <w:marLeft w:val="0"/>
      <w:marRight w:val="0"/>
      <w:marTop w:val="0"/>
      <w:marBottom w:val="0"/>
      <w:divBdr>
        <w:top w:val="none" w:sz="0" w:space="0" w:color="auto"/>
        <w:left w:val="none" w:sz="0" w:space="0" w:color="auto"/>
        <w:bottom w:val="none" w:sz="0" w:space="0" w:color="auto"/>
        <w:right w:val="none" w:sz="0" w:space="0" w:color="auto"/>
      </w:divBdr>
      <w:divsChild>
        <w:div w:id="147409141">
          <w:marLeft w:val="0"/>
          <w:marRight w:val="0"/>
          <w:marTop w:val="0"/>
          <w:marBottom w:val="0"/>
          <w:divBdr>
            <w:top w:val="none" w:sz="0" w:space="0" w:color="auto"/>
            <w:left w:val="none" w:sz="0" w:space="0" w:color="auto"/>
            <w:bottom w:val="none" w:sz="0" w:space="0" w:color="auto"/>
            <w:right w:val="none" w:sz="0" w:space="0" w:color="auto"/>
          </w:divBdr>
          <w:divsChild>
            <w:div w:id="1740471085">
              <w:marLeft w:val="0"/>
              <w:marRight w:val="0"/>
              <w:marTop w:val="0"/>
              <w:marBottom w:val="0"/>
              <w:divBdr>
                <w:top w:val="none" w:sz="0" w:space="0" w:color="auto"/>
                <w:left w:val="none" w:sz="0" w:space="0" w:color="auto"/>
                <w:bottom w:val="none" w:sz="0" w:space="0" w:color="auto"/>
                <w:right w:val="none" w:sz="0" w:space="0" w:color="auto"/>
              </w:divBdr>
              <w:divsChild>
                <w:div w:id="295378558">
                  <w:marLeft w:val="0"/>
                  <w:marRight w:val="0"/>
                  <w:marTop w:val="0"/>
                  <w:marBottom w:val="0"/>
                  <w:divBdr>
                    <w:top w:val="none" w:sz="0" w:space="0" w:color="auto"/>
                    <w:left w:val="none" w:sz="0" w:space="0" w:color="auto"/>
                    <w:bottom w:val="none" w:sz="0" w:space="0" w:color="auto"/>
                    <w:right w:val="none" w:sz="0" w:space="0" w:color="auto"/>
                  </w:divBdr>
                  <w:divsChild>
                    <w:div w:id="19742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823926">
      <w:bodyDiv w:val="1"/>
      <w:marLeft w:val="0"/>
      <w:marRight w:val="0"/>
      <w:marTop w:val="0"/>
      <w:marBottom w:val="0"/>
      <w:divBdr>
        <w:top w:val="none" w:sz="0" w:space="0" w:color="auto"/>
        <w:left w:val="none" w:sz="0" w:space="0" w:color="auto"/>
        <w:bottom w:val="none" w:sz="0" w:space="0" w:color="auto"/>
        <w:right w:val="none" w:sz="0" w:space="0" w:color="auto"/>
      </w:divBdr>
    </w:div>
    <w:div w:id="2049186763">
      <w:bodyDiv w:val="1"/>
      <w:marLeft w:val="0"/>
      <w:marRight w:val="0"/>
      <w:marTop w:val="0"/>
      <w:marBottom w:val="0"/>
      <w:divBdr>
        <w:top w:val="none" w:sz="0" w:space="0" w:color="auto"/>
        <w:left w:val="none" w:sz="0" w:space="0" w:color="auto"/>
        <w:bottom w:val="none" w:sz="0" w:space="0" w:color="auto"/>
        <w:right w:val="none" w:sz="0" w:space="0" w:color="auto"/>
      </w:divBdr>
    </w:div>
    <w:div w:id="2050566001">
      <w:bodyDiv w:val="1"/>
      <w:marLeft w:val="0"/>
      <w:marRight w:val="0"/>
      <w:marTop w:val="0"/>
      <w:marBottom w:val="0"/>
      <w:divBdr>
        <w:top w:val="none" w:sz="0" w:space="0" w:color="auto"/>
        <w:left w:val="none" w:sz="0" w:space="0" w:color="auto"/>
        <w:bottom w:val="none" w:sz="0" w:space="0" w:color="auto"/>
        <w:right w:val="none" w:sz="0" w:space="0" w:color="auto"/>
      </w:divBdr>
    </w:div>
    <w:div w:id="2051803675">
      <w:bodyDiv w:val="1"/>
      <w:marLeft w:val="0"/>
      <w:marRight w:val="0"/>
      <w:marTop w:val="0"/>
      <w:marBottom w:val="0"/>
      <w:divBdr>
        <w:top w:val="none" w:sz="0" w:space="0" w:color="auto"/>
        <w:left w:val="none" w:sz="0" w:space="0" w:color="auto"/>
        <w:bottom w:val="none" w:sz="0" w:space="0" w:color="auto"/>
        <w:right w:val="none" w:sz="0" w:space="0" w:color="auto"/>
      </w:divBdr>
    </w:div>
    <w:div w:id="2071613404">
      <w:bodyDiv w:val="1"/>
      <w:marLeft w:val="0"/>
      <w:marRight w:val="0"/>
      <w:marTop w:val="0"/>
      <w:marBottom w:val="0"/>
      <w:divBdr>
        <w:top w:val="none" w:sz="0" w:space="0" w:color="auto"/>
        <w:left w:val="none" w:sz="0" w:space="0" w:color="auto"/>
        <w:bottom w:val="none" w:sz="0" w:space="0" w:color="auto"/>
        <w:right w:val="none" w:sz="0" w:space="0" w:color="auto"/>
      </w:divBdr>
      <w:divsChild>
        <w:div w:id="1003553118">
          <w:marLeft w:val="0"/>
          <w:marRight w:val="0"/>
          <w:marTop w:val="0"/>
          <w:marBottom w:val="0"/>
          <w:divBdr>
            <w:top w:val="none" w:sz="0" w:space="0" w:color="auto"/>
            <w:left w:val="none" w:sz="0" w:space="0" w:color="auto"/>
            <w:bottom w:val="none" w:sz="0" w:space="0" w:color="auto"/>
            <w:right w:val="none" w:sz="0" w:space="0" w:color="auto"/>
          </w:divBdr>
          <w:divsChild>
            <w:div w:id="739718142">
              <w:marLeft w:val="0"/>
              <w:marRight w:val="0"/>
              <w:marTop w:val="0"/>
              <w:marBottom w:val="0"/>
              <w:divBdr>
                <w:top w:val="none" w:sz="0" w:space="0" w:color="auto"/>
                <w:left w:val="none" w:sz="0" w:space="0" w:color="auto"/>
                <w:bottom w:val="none" w:sz="0" w:space="0" w:color="auto"/>
                <w:right w:val="none" w:sz="0" w:space="0" w:color="auto"/>
              </w:divBdr>
              <w:divsChild>
                <w:div w:id="15174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91512">
      <w:bodyDiv w:val="1"/>
      <w:marLeft w:val="0"/>
      <w:marRight w:val="0"/>
      <w:marTop w:val="0"/>
      <w:marBottom w:val="0"/>
      <w:divBdr>
        <w:top w:val="none" w:sz="0" w:space="0" w:color="auto"/>
        <w:left w:val="none" w:sz="0" w:space="0" w:color="auto"/>
        <w:bottom w:val="none" w:sz="0" w:space="0" w:color="auto"/>
        <w:right w:val="none" w:sz="0" w:space="0" w:color="auto"/>
      </w:divBdr>
      <w:divsChild>
        <w:div w:id="2117094008">
          <w:marLeft w:val="0"/>
          <w:marRight w:val="0"/>
          <w:marTop w:val="0"/>
          <w:marBottom w:val="0"/>
          <w:divBdr>
            <w:top w:val="none" w:sz="0" w:space="0" w:color="auto"/>
            <w:left w:val="none" w:sz="0" w:space="0" w:color="auto"/>
            <w:bottom w:val="none" w:sz="0" w:space="0" w:color="auto"/>
            <w:right w:val="none" w:sz="0" w:space="0" w:color="auto"/>
          </w:divBdr>
          <w:divsChild>
            <w:div w:id="1032851340">
              <w:marLeft w:val="0"/>
              <w:marRight w:val="0"/>
              <w:marTop w:val="0"/>
              <w:marBottom w:val="0"/>
              <w:divBdr>
                <w:top w:val="none" w:sz="0" w:space="0" w:color="auto"/>
                <w:left w:val="none" w:sz="0" w:space="0" w:color="auto"/>
                <w:bottom w:val="none" w:sz="0" w:space="0" w:color="auto"/>
                <w:right w:val="none" w:sz="0" w:space="0" w:color="auto"/>
              </w:divBdr>
              <w:divsChild>
                <w:div w:id="654996523">
                  <w:marLeft w:val="0"/>
                  <w:marRight w:val="0"/>
                  <w:marTop w:val="0"/>
                  <w:marBottom w:val="0"/>
                  <w:divBdr>
                    <w:top w:val="none" w:sz="0" w:space="0" w:color="auto"/>
                    <w:left w:val="none" w:sz="0" w:space="0" w:color="auto"/>
                    <w:bottom w:val="none" w:sz="0" w:space="0" w:color="auto"/>
                    <w:right w:val="none" w:sz="0" w:space="0" w:color="auto"/>
                  </w:divBdr>
                  <w:divsChild>
                    <w:div w:id="50451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051072">
      <w:bodyDiv w:val="1"/>
      <w:marLeft w:val="0"/>
      <w:marRight w:val="0"/>
      <w:marTop w:val="0"/>
      <w:marBottom w:val="0"/>
      <w:divBdr>
        <w:top w:val="none" w:sz="0" w:space="0" w:color="auto"/>
        <w:left w:val="none" w:sz="0" w:space="0" w:color="auto"/>
        <w:bottom w:val="none" w:sz="0" w:space="0" w:color="auto"/>
        <w:right w:val="none" w:sz="0" w:space="0" w:color="auto"/>
      </w:divBdr>
    </w:div>
    <w:div w:id="2109689893">
      <w:bodyDiv w:val="1"/>
      <w:marLeft w:val="0"/>
      <w:marRight w:val="0"/>
      <w:marTop w:val="0"/>
      <w:marBottom w:val="0"/>
      <w:divBdr>
        <w:top w:val="none" w:sz="0" w:space="0" w:color="auto"/>
        <w:left w:val="none" w:sz="0" w:space="0" w:color="auto"/>
        <w:bottom w:val="none" w:sz="0" w:space="0" w:color="auto"/>
        <w:right w:val="none" w:sz="0" w:space="0" w:color="auto"/>
      </w:divBdr>
      <w:divsChild>
        <w:div w:id="1581018463">
          <w:marLeft w:val="0"/>
          <w:marRight w:val="0"/>
          <w:marTop w:val="0"/>
          <w:marBottom w:val="0"/>
          <w:divBdr>
            <w:top w:val="none" w:sz="0" w:space="0" w:color="auto"/>
            <w:left w:val="none" w:sz="0" w:space="0" w:color="auto"/>
            <w:bottom w:val="none" w:sz="0" w:space="0" w:color="auto"/>
            <w:right w:val="none" w:sz="0" w:space="0" w:color="auto"/>
          </w:divBdr>
          <w:divsChild>
            <w:div w:id="1173883657">
              <w:marLeft w:val="0"/>
              <w:marRight w:val="0"/>
              <w:marTop w:val="0"/>
              <w:marBottom w:val="0"/>
              <w:divBdr>
                <w:top w:val="none" w:sz="0" w:space="0" w:color="auto"/>
                <w:left w:val="none" w:sz="0" w:space="0" w:color="auto"/>
                <w:bottom w:val="none" w:sz="0" w:space="0" w:color="auto"/>
                <w:right w:val="none" w:sz="0" w:space="0" w:color="auto"/>
              </w:divBdr>
              <w:divsChild>
                <w:div w:id="1790666007">
                  <w:marLeft w:val="0"/>
                  <w:marRight w:val="0"/>
                  <w:marTop w:val="0"/>
                  <w:marBottom w:val="0"/>
                  <w:divBdr>
                    <w:top w:val="none" w:sz="0" w:space="0" w:color="auto"/>
                    <w:left w:val="none" w:sz="0" w:space="0" w:color="auto"/>
                    <w:bottom w:val="none" w:sz="0" w:space="0" w:color="auto"/>
                    <w:right w:val="none" w:sz="0" w:space="0" w:color="auto"/>
                  </w:divBdr>
                </w:div>
              </w:divsChild>
            </w:div>
            <w:div w:id="1026710694">
              <w:marLeft w:val="0"/>
              <w:marRight w:val="0"/>
              <w:marTop w:val="0"/>
              <w:marBottom w:val="0"/>
              <w:divBdr>
                <w:top w:val="none" w:sz="0" w:space="0" w:color="auto"/>
                <w:left w:val="none" w:sz="0" w:space="0" w:color="auto"/>
                <w:bottom w:val="none" w:sz="0" w:space="0" w:color="auto"/>
                <w:right w:val="none" w:sz="0" w:space="0" w:color="auto"/>
              </w:divBdr>
              <w:divsChild>
                <w:div w:id="19066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756572">
      <w:bodyDiv w:val="1"/>
      <w:marLeft w:val="0"/>
      <w:marRight w:val="0"/>
      <w:marTop w:val="0"/>
      <w:marBottom w:val="0"/>
      <w:divBdr>
        <w:top w:val="none" w:sz="0" w:space="0" w:color="auto"/>
        <w:left w:val="none" w:sz="0" w:space="0" w:color="auto"/>
        <w:bottom w:val="none" w:sz="0" w:space="0" w:color="auto"/>
        <w:right w:val="none" w:sz="0" w:space="0" w:color="auto"/>
      </w:divBdr>
    </w:div>
    <w:div w:id="2126004198">
      <w:bodyDiv w:val="1"/>
      <w:marLeft w:val="0"/>
      <w:marRight w:val="0"/>
      <w:marTop w:val="0"/>
      <w:marBottom w:val="0"/>
      <w:divBdr>
        <w:top w:val="none" w:sz="0" w:space="0" w:color="auto"/>
        <w:left w:val="none" w:sz="0" w:space="0" w:color="auto"/>
        <w:bottom w:val="none" w:sz="0" w:space="0" w:color="auto"/>
        <w:right w:val="none" w:sz="0" w:space="0" w:color="auto"/>
      </w:divBdr>
    </w:div>
    <w:div w:id="2143575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tanfordnlp/GloVe" TargetMode="External"/><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palletsprojects.com/p/flask/"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hyperlink" Target="https://github.com/ThilinaRajapakse/simpletransformer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68065-F800-4F48-9E51-868E34E8D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2861</TotalTime>
  <Pages>31</Pages>
  <Words>9486</Words>
  <Characters>54075</Characters>
  <Application>Microsoft Office Word</Application>
  <DocSecurity>0</DocSecurity>
  <Lines>450</Lines>
  <Paragraphs>126</Paragraphs>
  <ScaleCrop>false</ScaleCrop>
  <Company/>
  <LinksUpToDate>false</LinksUpToDate>
  <CharactersWithSpaces>63435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Xiyan</dc:creator>
  <cp:keywords/>
  <dc:description/>
  <cp:lastModifiedBy>Shi Zhaoheng</cp:lastModifiedBy>
  <cp:revision>77</cp:revision>
  <dcterms:created xsi:type="dcterms:W3CDTF">2020-10-05T09:28:00Z</dcterms:created>
  <dcterms:modified xsi:type="dcterms:W3CDTF">2020-10-28T16:59:00Z</dcterms:modified>
</cp:coreProperties>
</file>